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19BA3" w14:textId="77777777" w:rsidR="001454A4" w:rsidRPr="005A61D8" w:rsidRDefault="0033240B" w:rsidP="005A61D8">
      <w:pPr>
        <w:tabs>
          <w:tab w:val="left" w:pos="709"/>
          <w:tab w:val="left" w:pos="2127"/>
        </w:tabs>
        <w:spacing w:after="24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66705">
        <w:rPr>
          <w:rFonts w:ascii="Times New Roman" w:hAnsi="Times New Roman" w:cs="Times New Roman"/>
          <w:b/>
          <w:bCs/>
          <w:sz w:val="32"/>
          <w:szCs w:val="32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058207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6CB17B" w14:textId="77777777" w:rsidR="00493036" w:rsidRDefault="00493036">
          <w:pPr>
            <w:pStyle w:val="af2"/>
          </w:pPr>
        </w:p>
        <w:p w14:paraId="1BE1796D" w14:textId="77777777" w:rsidR="00C64635" w:rsidRPr="00C64635" w:rsidRDefault="00493036">
          <w:pPr>
            <w:pStyle w:val="1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6463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6463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6463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2787870" w:history="1">
            <w:r w:rsidR="00C64635" w:rsidRPr="00C64635">
              <w:rPr>
                <w:rStyle w:val="ae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_Toc132787870 \h </w:instrTex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FC17DA" w14:textId="77777777" w:rsidR="00C64635" w:rsidRPr="00C64635" w:rsidRDefault="009A5FDA">
          <w:pPr>
            <w:pStyle w:val="1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787871" w:history="1">
            <w:r w:rsidR="00C64635" w:rsidRPr="00C64635">
              <w:rPr>
                <w:rStyle w:val="ae"/>
                <w:rFonts w:ascii="Times New Roman" w:hAnsi="Times New Roman" w:cs="Times New Roman"/>
                <w:bCs/>
                <w:noProof/>
                <w:sz w:val="28"/>
                <w:szCs w:val="28"/>
              </w:rPr>
              <w:t>1 Основание разработки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_Toc132787871 \h </w:instrTex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BC415" w14:textId="77777777" w:rsidR="00C64635" w:rsidRPr="00C64635" w:rsidRDefault="009A5FDA">
          <w:pPr>
            <w:pStyle w:val="1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787872" w:history="1">
            <w:r w:rsidR="00C64635" w:rsidRPr="00C64635">
              <w:rPr>
                <w:rStyle w:val="ae"/>
                <w:rFonts w:ascii="Times New Roman" w:hAnsi="Times New Roman" w:cs="Times New Roman"/>
                <w:bCs/>
                <w:noProof/>
                <w:sz w:val="28"/>
                <w:szCs w:val="28"/>
              </w:rPr>
              <w:t>2 Назначение и область применения программы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_Toc132787872 \h </w:instrTex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E5B2E" w14:textId="77777777" w:rsidR="00C64635" w:rsidRPr="00C64635" w:rsidRDefault="009A5FDA">
          <w:pPr>
            <w:pStyle w:val="1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787873" w:history="1">
            <w:r w:rsidR="00C64635" w:rsidRPr="00C64635">
              <w:rPr>
                <w:rStyle w:val="ae"/>
                <w:rFonts w:ascii="Times New Roman" w:hAnsi="Times New Roman" w:cs="Times New Roman"/>
                <w:bCs/>
                <w:noProof/>
                <w:sz w:val="28"/>
                <w:szCs w:val="28"/>
              </w:rPr>
              <w:t>3 Постановка задачи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_Toc132787873 \h </w:instrTex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CCFB8" w14:textId="77777777" w:rsidR="00C64635" w:rsidRPr="00C64635" w:rsidRDefault="009A5FDA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787874" w:history="1">
            <w:r w:rsidR="00C64635" w:rsidRPr="00C64635">
              <w:rPr>
                <w:rStyle w:val="ae"/>
                <w:rFonts w:ascii="Times New Roman" w:hAnsi="Times New Roman" w:cs="Times New Roman"/>
                <w:bCs/>
                <w:noProof/>
                <w:sz w:val="28"/>
                <w:szCs w:val="28"/>
              </w:rPr>
              <w:t>3.1 Построение UML-диаграмм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_Toc132787874 \h </w:instrTex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9C824" w14:textId="77777777" w:rsidR="00C64635" w:rsidRPr="00C64635" w:rsidRDefault="009A5FDA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787875" w:history="1">
            <w:r w:rsidR="00C64635" w:rsidRPr="00C64635">
              <w:rPr>
                <w:rStyle w:val="ae"/>
                <w:rFonts w:ascii="Times New Roman" w:hAnsi="Times New Roman" w:cs="Times New Roman"/>
                <w:bCs/>
                <w:noProof/>
                <w:sz w:val="28"/>
                <w:szCs w:val="28"/>
              </w:rPr>
              <w:t>3.2 Построение модели базы данных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_Toc132787875 \h </w:instrTex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90087C" w14:textId="77777777" w:rsidR="00C64635" w:rsidRPr="00C64635" w:rsidRDefault="009A5FDA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787876" w:history="1">
            <w:r w:rsidR="00C64635" w:rsidRPr="00C64635">
              <w:rPr>
                <w:rStyle w:val="ae"/>
                <w:rFonts w:ascii="Times New Roman" w:hAnsi="Times New Roman" w:cs="Times New Roman"/>
                <w:bCs/>
                <w:noProof/>
                <w:sz w:val="28"/>
                <w:szCs w:val="28"/>
              </w:rPr>
              <w:t>3.3 Анализ функциональных возможностей.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_Toc132787876 \h </w:instrTex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25D2F" w14:textId="77777777" w:rsidR="00C64635" w:rsidRPr="00C64635" w:rsidRDefault="009A5FDA">
          <w:pPr>
            <w:pStyle w:val="1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787877" w:history="1">
            <w:r w:rsidR="00C64635" w:rsidRPr="00C64635">
              <w:rPr>
                <w:rStyle w:val="ae"/>
                <w:rFonts w:ascii="Times New Roman" w:hAnsi="Times New Roman" w:cs="Times New Roman"/>
                <w:bCs/>
                <w:noProof/>
                <w:sz w:val="28"/>
                <w:szCs w:val="28"/>
              </w:rPr>
              <w:t>4 Реализация программы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_Toc132787877 \h </w:instrTex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DD8946" w14:textId="77777777" w:rsidR="00C64635" w:rsidRPr="00C64635" w:rsidRDefault="009A5FDA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787878" w:history="1">
            <w:r w:rsidR="00C64635" w:rsidRPr="00C64635">
              <w:rPr>
                <w:rStyle w:val="ae"/>
                <w:rFonts w:ascii="Times New Roman" w:hAnsi="Times New Roman" w:cs="Times New Roman"/>
                <w:bCs/>
                <w:noProof/>
                <w:sz w:val="28"/>
                <w:szCs w:val="28"/>
              </w:rPr>
              <w:t>4.1 Обоснование выбора программного средства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_Toc132787878 \h </w:instrTex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E81AEC" w14:textId="77777777" w:rsidR="00C64635" w:rsidRPr="00C64635" w:rsidRDefault="009A5FDA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787879" w:history="1">
            <w:r w:rsidR="00C64635" w:rsidRPr="00C64635">
              <w:rPr>
                <w:rStyle w:val="ae"/>
                <w:rFonts w:ascii="Times New Roman" w:hAnsi="Times New Roman" w:cs="Times New Roman"/>
                <w:bCs/>
                <w:noProof/>
                <w:sz w:val="28"/>
                <w:szCs w:val="28"/>
              </w:rPr>
              <w:t>4.2 Разработка интерфейса программного продукта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_Toc132787879 \h </w:instrTex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D9712" w14:textId="77777777" w:rsidR="00C64635" w:rsidRPr="00C64635" w:rsidRDefault="009A5FDA">
          <w:pPr>
            <w:pStyle w:val="2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787880" w:history="1">
            <w:r w:rsidR="00C64635" w:rsidRPr="00C64635">
              <w:rPr>
                <w:rStyle w:val="ae"/>
                <w:rFonts w:ascii="Times New Roman" w:hAnsi="Times New Roman" w:cs="Times New Roman"/>
                <w:bCs/>
                <w:noProof/>
                <w:sz w:val="28"/>
                <w:szCs w:val="28"/>
              </w:rPr>
              <w:t>4.3 Разработка функциональных возможностей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_Toc132787880 \h </w:instrTex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793E04" w14:textId="77777777" w:rsidR="00C64635" w:rsidRPr="00C64635" w:rsidRDefault="009A5FDA">
          <w:pPr>
            <w:pStyle w:val="1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787881" w:history="1">
            <w:r w:rsidR="00C64635" w:rsidRPr="00C64635">
              <w:rPr>
                <w:rStyle w:val="ae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_Toc132787881 \h </w:instrTex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4D0D4C" w14:textId="77777777" w:rsidR="00C64635" w:rsidRPr="00C64635" w:rsidRDefault="009A5FDA">
          <w:pPr>
            <w:pStyle w:val="14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2787882" w:history="1">
            <w:r w:rsidR="00C64635" w:rsidRPr="00C64635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Библиография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_Toc132787882 \h </w:instrTex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64635" w:rsidRPr="00C64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040164" w14:textId="77777777" w:rsidR="000B5F85" w:rsidRPr="00493036" w:rsidRDefault="00493036" w:rsidP="000B5F85">
          <w:r w:rsidRPr="00C6463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56B61891" w14:textId="77777777" w:rsidR="000B5F85" w:rsidRDefault="000B5F85" w:rsidP="000B5F85">
      <w:pPr>
        <w:tabs>
          <w:tab w:val="left" w:pos="713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22D95835" w14:textId="77777777" w:rsidR="002B088B" w:rsidRPr="000B5F85" w:rsidRDefault="000B5F85" w:rsidP="000B5F85">
      <w:pPr>
        <w:tabs>
          <w:tab w:val="left" w:pos="713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B088B" w:rsidRPr="000B5F85" w:rsidSect="00392624">
          <w:headerReference w:type="default" r:id="rId8"/>
          <w:footerReference w:type="default" r:id="rId9"/>
          <w:headerReference w:type="first" r:id="rId10"/>
          <w:type w:val="continuous"/>
          <w:pgSz w:w="11906" w:h="16838"/>
          <w:pgMar w:top="1134" w:right="851" w:bottom="1701" w:left="1701" w:header="709" w:footer="709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0719A174" w14:textId="77777777" w:rsidR="00925968" w:rsidRPr="00BC370E" w:rsidRDefault="00925968" w:rsidP="00E74408">
      <w:pPr>
        <w:spacing w:after="24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2787870"/>
      <w:r w:rsidRPr="00BC370E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7D539B74" w14:textId="77777777" w:rsidR="00132B6B" w:rsidRDefault="002A2EFA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A2EFA">
        <w:rPr>
          <w:rFonts w:ascii="Times New Roman" w:hAnsi="Times New Roman" w:cs="Times New Roman"/>
          <w:sz w:val="28"/>
          <w:szCs w:val="28"/>
          <w:shd w:val="clear" w:color="auto" w:fill="FFFFFF"/>
        </w:rPr>
        <w:t>Веб-приложение по продаже изделий ручной работы является актуальным в наш</w:t>
      </w:r>
      <w:r w:rsidR="00D61770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2A2E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время, так как оно позволяет ознакомиться с информацией о магазине, сотрудниках, товарах и материалов изготовления в онлайн режиме, не выходя из дома. Это экономит огромное количество времени пользователя, так как через какое-либо устройство в любое время он может найти необходимые для него сведенья.</w:t>
      </w:r>
    </w:p>
    <w:p w14:paraId="0B7FB9D0" w14:textId="77777777" w:rsidR="002A2EFA" w:rsidRDefault="002A2EFA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Практическая значимость приложения заключается в возможности на расстоянии приобрести понравившийся товар, заранее ознакомившись с его характеристиками, способами доставки и материальной ценностью. Также веб-приложение содержит в себе образовательную информацию из сферы рукоделия, что позволяет пользователю больше узнать о процессе изготовления того или иного изделия.</w:t>
      </w:r>
    </w:p>
    <w:p w14:paraId="3E082007" w14:textId="77777777" w:rsidR="002A2EFA" w:rsidRDefault="002A2EFA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Значительную часть программного продукта составляет взаимодействие проекта с базой данной. </w:t>
      </w:r>
      <w:r w:rsidR="00387E1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База данных представляет собой организованный набор данных, обычно хранящихся и доступных в электронном виде </w:t>
      </w:r>
      <w:r w:rsidR="00733296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="00387E1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компьютерной систем</w:t>
      </w:r>
      <w:r w:rsidR="00733296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="00387E1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Для создания сложных баз данных используются системы управления базами данных, которые взаимодействуют с конечными пользователями, приложениями и самой базой данных для сбора и анализа данных.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Сайт отправляет</w:t>
      </w:r>
      <w:r w:rsidR="00387E1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запросы базе данных, она его обрабатывает и отправляет запрашиваемые данные. Сайт в свою очередь отображает полученную информацию на экран пользователя. </w:t>
      </w:r>
    </w:p>
    <w:p w14:paraId="58C1809C" w14:textId="77777777" w:rsidR="00387E1B" w:rsidRPr="002A2EFA" w:rsidRDefault="00387E1B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Цель курсового проекта – разработка сайта по продаже изделий ручной работы.</w:t>
      </w:r>
    </w:p>
    <w:p w14:paraId="126FD93C" w14:textId="77777777" w:rsidR="00AC217D" w:rsidRPr="000B0762" w:rsidRDefault="00AC217D" w:rsidP="00387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" w:name="_Hlk134090771"/>
      <w:r w:rsidRPr="000B0762">
        <w:rPr>
          <w:rFonts w:ascii="Times New Roman" w:hAnsi="Times New Roman" w:cs="Times New Roman"/>
          <w:sz w:val="28"/>
          <w:szCs w:val="28"/>
          <w:shd w:val="clear" w:color="auto" w:fill="FFFFFF"/>
        </w:rPr>
        <w:t>В ходе выполнения курсового проекта необходимо решить следующие задачи:</w:t>
      </w:r>
    </w:p>
    <w:p w14:paraId="67ED903C" w14:textId="77777777" w:rsidR="00AC217D" w:rsidRPr="000B0762" w:rsidRDefault="00AC217D" w:rsidP="009851DA">
      <w:pPr>
        <w:pStyle w:val="a9"/>
        <w:numPr>
          <w:ilvl w:val="0"/>
          <w:numId w:val="66"/>
        </w:numPr>
        <w:spacing w:after="0" w:line="360" w:lineRule="auto"/>
        <w:ind w:left="0" w:firstLine="992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0762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Разрабатывать алгоритм поставленной задачи.</w:t>
      </w:r>
    </w:p>
    <w:p w14:paraId="1FC34BE7" w14:textId="77777777" w:rsidR="00AC217D" w:rsidRPr="000B0762" w:rsidRDefault="00AC217D" w:rsidP="009851DA">
      <w:pPr>
        <w:pStyle w:val="a9"/>
        <w:numPr>
          <w:ilvl w:val="0"/>
          <w:numId w:val="66"/>
        </w:numPr>
        <w:spacing w:after="0" w:line="360" w:lineRule="auto"/>
        <w:ind w:left="0" w:firstLine="992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0762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Реализовывать алгоритм средствами автоматизированного проектирования.</w:t>
      </w:r>
    </w:p>
    <w:p w14:paraId="2243AB4C" w14:textId="77777777" w:rsidR="00AC217D" w:rsidRPr="000B0762" w:rsidRDefault="00AC217D" w:rsidP="009851DA">
      <w:pPr>
        <w:pStyle w:val="a9"/>
        <w:numPr>
          <w:ilvl w:val="0"/>
          <w:numId w:val="66"/>
        </w:numPr>
        <w:spacing w:after="0" w:line="360" w:lineRule="auto"/>
        <w:ind w:left="0" w:firstLine="992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0762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Разрабатывать код программного продукта на основе готовой спецификации на уровне модуля с использованием современных языков программирования.</w:t>
      </w:r>
    </w:p>
    <w:p w14:paraId="190F35F0" w14:textId="77777777" w:rsidR="00AC217D" w:rsidRPr="000B0762" w:rsidRDefault="00AC217D" w:rsidP="009851DA">
      <w:pPr>
        <w:pStyle w:val="a9"/>
        <w:numPr>
          <w:ilvl w:val="0"/>
          <w:numId w:val="66"/>
        </w:numPr>
        <w:spacing w:after="0" w:line="360" w:lineRule="auto"/>
        <w:ind w:left="0" w:firstLine="992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0762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Провести отладку программного продукта с использованием инструментальных средств.</w:t>
      </w:r>
    </w:p>
    <w:p w14:paraId="7794FBEB" w14:textId="77777777" w:rsidR="00AC217D" w:rsidRPr="000B0762" w:rsidRDefault="00AC217D" w:rsidP="009851DA">
      <w:pPr>
        <w:pStyle w:val="a9"/>
        <w:numPr>
          <w:ilvl w:val="0"/>
          <w:numId w:val="66"/>
        </w:numPr>
        <w:spacing w:after="0" w:line="360" w:lineRule="auto"/>
        <w:ind w:left="0" w:firstLine="992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B0762">
        <w:rPr>
          <w:rFonts w:ascii="Times New Roman" w:hAnsi="Times New Roman" w:cs="Times New Roman"/>
          <w:sz w:val="28"/>
          <w:szCs w:val="28"/>
          <w:shd w:val="clear" w:color="auto" w:fill="FFFFFF"/>
        </w:rPr>
        <w:t>Оформить документацию на программные средства с использованием средств для автоматизации оформления документации.</w:t>
      </w:r>
    </w:p>
    <w:bookmarkEnd w:id="1"/>
    <w:p w14:paraId="29916E5E" w14:textId="77777777" w:rsidR="00925968" w:rsidRDefault="00925968" w:rsidP="00925968">
      <w:pPr>
        <w:spacing w:after="5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43D9B3" w14:textId="77777777" w:rsidR="00925968" w:rsidRPr="0061586A" w:rsidRDefault="00925968" w:rsidP="00E74408">
      <w:pPr>
        <w:spacing w:before="360" w:after="24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2787871"/>
      <w:r w:rsidRPr="0061586A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Основание разработки</w:t>
      </w:r>
      <w:bookmarkEnd w:id="2"/>
    </w:p>
    <w:p w14:paraId="050381CC" w14:textId="77777777" w:rsidR="00925968" w:rsidRPr="00733296" w:rsidRDefault="00925968" w:rsidP="007332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F3CBF">
        <w:rPr>
          <w:rFonts w:ascii="Times New Roman" w:hAnsi="Times New Roman" w:cs="Times New Roman"/>
          <w:sz w:val="28"/>
          <w:szCs w:val="28"/>
        </w:rPr>
        <w:t xml:space="preserve">Основанием для </w:t>
      </w:r>
      <w:r w:rsidR="007332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разработки сайта по продаже изделий ручной работы </w:t>
      </w:r>
      <w:r w:rsidRPr="006F3CBF">
        <w:rPr>
          <w:rFonts w:ascii="Times New Roman" w:hAnsi="Times New Roman" w:cs="Times New Roman"/>
          <w:sz w:val="28"/>
          <w:szCs w:val="28"/>
        </w:rPr>
        <w:t xml:space="preserve">является задание, </w:t>
      </w:r>
      <w:r>
        <w:rPr>
          <w:rFonts w:ascii="Times New Roman" w:hAnsi="Times New Roman" w:cs="Times New Roman"/>
          <w:sz w:val="28"/>
          <w:szCs w:val="28"/>
        </w:rPr>
        <w:t xml:space="preserve">полученное </w:t>
      </w:r>
      <w:r w:rsidR="004B2AD3">
        <w:rPr>
          <w:rFonts w:ascii="Times New Roman" w:hAnsi="Times New Roman" w:cs="Times New Roman"/>
          <w:sz w:val="28"/>
          <w:szCs w:val="28"/>
        </w:rPr>
        <w:t>на курсовой проект по профессиональному модулю ПМ.0</w:t>
      </w:r>
      <w:r w:rsidR="009A5AEC">
        <w:rPr>
          <w:rFonts w:ascii="Times New Roman" w:hAnsi="Times New Roman" w:cs="Times New Roman"/>
          <w:sz w:val="28"/>
          <w:szCs w:val="28"/>
        </w:rPr>
        <w:t>5</w:t>
      </w:r>
      <w:r w:rsidR="004B2AD3">
        <w:rPr>
          <w:rFonts w:ascii="Times New Roman" w:hAnsi="Times New Roman" w:cs="Times New Roman"/>
          <w:sz w:val="28"/>
          <w:szCs w:val="28"/>
        </w:rPr>
        <w:t xml:space="preserve"> </w:t>
      </w:r>
      <w:r w:rsidR="009A5AEC">
        <w:rPr>
          <w:rFonts w:ascii="Times New Roman" w:hAnsi="Times New Roman" w:cs="Times New Roman"/>
          <w:sz w:val="28"/>
          <w:szCs w:val="28"/>
        </w:rPr>
        <w:t xml:space="preserve">Проектирование и разработка информационных систем </w:t>
      </w:r>
      <w:r w:rsidR="004B2AD3">
        <w:rPr>
          <w:rFonts w:ascii="Times New Roman" w:hAnsi="Times New Roman" w:cs="Times New Roman"/>
          <w:sz w:val="28"/>
          <w:szCs w:val="28"/>
        </w:rPr>
        <w:t>междисциплинарного курса МДК 0</w:t>
      </w:r>
      <w:r w:rsidR="009A5AEC">
        <w:rPr>
          <w:rFonts w:ascii="Times New Roman" w:hAnsi="Times New Roman" w:cs="Times New Roman"/>
          <w:sz w:val="28"/>
          <w:szCs w:val="28"/>
        </w:rPr>
        <w:t>5.02</w:t>
      </w:r>
      <w:r w:rsidR="004B2AD3">
        <w:rPr>
          <w:rFonts w:ascii="Times New Roman" w:hAnsi="Times New Roman" w:cs="Times New Roman"/>
          <w:sz w:val="28"/>
          <w:szCs w:val="28"/>
        </w:rPr>
        <w:t xml:space="preserve"> </w:t>
      </w:r>
      <w:r w:rsidR="009A5AEC" w:rsidRPr="009A5AEC">
        <w:rPr>
          <w:rFonts w:ascii="Times New Roman" w:hAnsi="Times New Roman" w:cs="Times New Roman"/>
          <w:sz w:val="28"/>
          <w:szCs w:val="28"/>
        </w:rPr>
        <w:t>Разработк</w:t>
      </w:r>
      <w:r w:rsidR="009A5AEC">
        <w:rPr>
          <w:rFonts w:ascii="Times New Roman" w:hAnsi="Times New Roman" w:cs="Times New Roman"/>
          <w:sz w:val="28"/>
          <w:szCs w:val="28"/>
        </w:rPr>
        <w:t>а кода информационных систем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971372" w14:textId="77777777" w:rsidR="00925968" w:rsidRDefault="00925968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3CBF">
        <w:rPr>
          <w:rFonts w:ascii="Times New Roman" w:hAnsi="Times New Roman" w:cs="Times New Roman"/>
          <w:sz w:val="28"/>
          <w:szCs w:val="28"/>
        </w:rPr>
        <w:t xml:space="preserve">Руководителем </w:t>
      </w:r>
      <w:r w:rsidR="004B2AD3">
        <w:rPr>
          <w:rFonts w:ascii="Times New Roman" w:hAnsi="Times New Roman" w:cs="Times New Roman"/>
          <w:sz w:val="28"/>
          <w:szCs w:val="28"/>
        </w:rPr>
        <w:t>курсового проекта</w:t>
      </w:r>
      <w:r w:rsidRPr="006F3CBF">
        <w:rPr>
          <w:rFonts w:ascii="Times New Roman" w:hAnsi="Times New Roman" w:cs="Times New Roman"/>
          <w:sz w:val="28"/>
          <w:szCs w:val="28"/>
        </w:rPr>
        <w:t xml:space="preserve"> является преподаватель специальных дисциплин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A5AEC">
        <w:rPr>
          <w:rFonts w:ascii="Times New Roman" w:hAnsi="Times New Roman" w:cs="Times New Roman"/>
          <w:sz w:val="28"/>
          <w:szCs w:val="28"/>
        </w:rPr>
        <w:t>Мигуля Наталья Алексеевна</w:t>
      </w:r>
      <w:r w:rsidRPr="006F3CBF">
        <w:rPr>
          <w:rFonts w:ascii="Times New Roman" w:hAnsi="Times New Roman" w:cs="Times New Roman"/>
          <w:sz w:val="28"/>
          <w:szCs w:val="28"/>
        </w:rPr>
        <w:t>.</w:t>
      </w:r>
    </w:p>
    <w:p w14:paraId="28D2004A" w14:textId="77777777" w:rsidR="009F7696" w:rsidRDefault="00925968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1885">
        <w:rPr>
          <w:rFonts w:ascii="Times New Roman" w:hAnsi="Times New Roman" w:cs="Times New Roman"/>
          <w:sz w:val="28"/>
          <w:szCs w:val="28"/>
        </w:rPr>
        <w:t>Преимущества</w:t>
      </w:r>
      <w:r w:rsidR="009F7696">
        <w:rPr>
          <w:rFonts w:ascii="Times New Roman" w:hAnsi="Times New Roman" w:cs="Times New Roman"/>
          <w:sz w:val="28"/>
          <w:szCs w:val="28"/>
        </w:rPr>
        <w:t>ми</w:t>
      </w:r>
      <w:r w:rsidRPr="00FC1885">
        <w:rPr>
          <w:rFonts w:ascii="Times New Roman" w:hAnsi="Times New Roman" w:cs="Times New Roman"/>
          <w:sz w:val="28"/>
          <w:szCs w:val="28"/>
        </w:rPr>
        <w:t xml:space="preserve"> разработа</w:t>
      </w:r>
      <w:r>
        <w:rPr>
          <w:rFonts w:ascii="Times New Roman" w:hAnsi="Times New Roman" w:cs="Times New Roman"/>
          <w:sz w:val="28"/>
          <w:szCs w:val="28"/>
        </w:rPr>
        <w:t xml:space="preserve">нного приложения </w:t>
      </w:r>
      <w:r w:rsidR="009F7696">
        <w:rPr>
          <w:rFonts w:ascii="Times New Roman" w:hAnsi="Times New Roman" w:cs="Times New Roman"/>
          <w:sz w:val="28"/>
          <w:szCs w:val="28"/>
        </w:rPr>
        <w:t>являются:</w:t>
      </w:r>
    </w:p>
    <w:p w14:paraId="1B61E4BC" w14:textId="77777777" w:rsidR="00925968" w:rsidRPr="00733296" w:rsidRDefault="00733296" w:rsidP="006E43DD">
      <w:pPr>
        <w:pStyle w:val="a9"/>
        <w:numPr>
          <w:ilvl w:val="0"/>
          <w:numId w:val="6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733296">
        <w:rPr>
          <w:rFonts w:ascii="Times New Roman" w:hAnsi="Times New Roman" w:cs="Times New Roman"/>
          <w:sz w:val="28"/>
          <w:szCs w:val="28"/>
        </w:rPr>
        <w:t xml:space="preserve">Удобный и интуитивно понятный интерфейс приложения. Веб-приложение разработано согласно правилам юзабилити и исходя из этого пользователю просто взаимодействовать с интерфейсом сайта. </w:t>
      </w:r>
    </w:p>
    <w:p w14:paraId="1590CF93" w14:textId="77777777" w:rsidR="004B2AD3" w:rsidRPr="00733296" w:rsidRDefault="00733296" w:rsidP="006E43DD">
      <w:pPr>
        <w:pStyle w:val="a9"/>
        <w:numPr>
          <w:ilvl w:val="0"/>
          <w:numId w:val="61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733296">
        <w:rPr>
          <w:rFonts w:ascii="Times New Roman" w:hAnsi="Times New Roman" w:cs="Times New Roman"/>
          <w:sz w:val="28"/>
          <w:szCs w:val="28"/>
        </w:rPr>
        <w:t>Правильно подобранный дизайн. Оформление сайта выдержано в единой цветовой гамме, состоящей из пастельных спокойных цветов, что не вызывает раздражение у пользователя.</w:t>
      </w:r>
    </w:p>
    <w:p w14:paraId="6F77F49E" w14:textId="77777777" w:rsidR="00733296" w:rsidRPr="007E5E2C" w:rsidRDefault="00733296" w:rsidP="00733296">
      <w:pPr>
        <w:pStyle w:val="a9"/>
        <w:numPr>
          <w:ilvl w:val="0"/>
          <w:numId w:val="61"/>
        </w:numPr>
        <w:tabs>
          <w:tab w:val="left" w:pos="993"/>
        </w:tabs>
        <w:spacing w:after="0"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7E5E2C">
        <w:rPr>
          <w:rFonts w:ascii="Times New Roman" w:hAnsi="Times New Roman" w:cs="Times New Roman"/>
          <w:sz w:val="28"/>
          <w:szCs w:val="28"/>
        </w:rPr>
        <w:t>Наличие образовательного контента для любого пользователя. Пользователю не обязательно быть зарегистрированным на сайте для того</w:t>
      </w:r>
      <w:r w:rsidR="007E5E2C" w:rsidRPr="007E5E2C">
        <w:rPr>
          <w:rFonts w:ascii="Times New Roman" w:hAnsi="Times New Roman" w:cs="Times New Roman"/>
          <w:sz w:val="28"/>
          <w:szCs w:val="28"/>
        </w:rPr>
        <w:t xml:space="preserve">, </w:t>
      </w:r>
      <w:r w:rsidRPr="007E5E2C">
        <w:rPr>
          <w:rFonts w:ascii="Times New Roman" w:hAnsi="Times New Roman" w:cs="Times New Roman"/>
          <w:sz w:val="28"/>
          <w:szCs w:val="28"/>
        </w:rPr>
        <w:t>чтобы ознакомиться с процессом создания изделия.</w:t>
      </w:r>
    </w:p>
    <w:p w14:paraId="67F056C5" w14:textId="77777777" w:rsidR="007E5E2C" w:rsidRPr="007E5E2C" w:rsidRDefault="007E5E2C" w:rsidP="00733296">
      <w:pPr>
        <w:pStyle w:val="a9"/>
        <w:numPr>
          <w:ilvl w:val="0"/>
          <w:numId w:val="61"/>
        </w:numPr>
        <w:tabs>
          <w:tab w:val="left" w:pos="993"/>
        </w:tabs>
        <w:spacing w:after="0" w:line="360" w:lineRule="auto"/>
        <w:ind w:left="0" w:firstLine="992"/>
        <w:rPr>
          <w:rFonts w:ascii="Times New Roman" w:hAnsi="Times New Roman" w:cs="Times New Roman"/>
          <w:sz w:val="28"/>
          <w:szCs w:val="28"/>
        </w:rPr>
      </w:pPr>
      <w:r w:rsidRPr="007E5E2C">
        <w:rPr>
          <w:rFonts w:ascii="Times New Roman" w:hAnsi="Times New Roman" w:cs="Times New Roman"/>
          <w:sz w:val="28"/>
          <w:szCs w:val="28"/>
        </w:rPr>
        <w:t>Товары распределены по категориям. Пользователю не нужно просматривать все имеющиеся товары чтобы найти необходимое, так как в приложении реализована навигация по категориям товаров, выбрав которую пользователь может ознакомиться с необходимыми ему изделиями.</w:t>
      </w:r>
    </w:p>
    <w:p w14:paraId="0A3DA9B3" w14:textId="77777777" w:rsidR="00925968" w:rsidRPr="00B32492" w:rsidRDefault="00925968" w:rsidP="005A61D8">
      <w:pPr>
        <w:pageBreakBefore/>
        <w:tabs>
          <w:tab w:val="left" w:pos="1504"/>
          <w:tab w:val="center" w:pos="5443"/>
        </w:tabs>
        <w:spacing w:after="24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3" w:name="_Toc132787872"/>
      <w:r w:rsidRPr="00B32492">
        <w:rPr>
          <w:rFonts w:ascii="Times New Roman" w:hAnsi="Times New Roman" w:cs="Times New Roman"/>
          <w:b/>
          <w:bCs/>
          <w:sz w:val="28"/>
          <w:szCs w:val="28"/>
        </w:rPr>
        <w:lastRenderedPageBreak/>
        <w:t>2</w:t>
      </w:r>
      <w:r w:rsidR="00F30E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32492">
        <w:rPr>
          <w:rFonts w:ascii="Times New Roman" w:hAnsi="Times New Roman" w:cs="Times New Roman"/>
          <w:b/>
          <w:bCs/>
          <w:sz w:val="28"/>
          <w:szCs w:val="28"/>
        </w:rPr>
        <w:t>Назначение и область применения программы</w:t>
      </w:r>
      <w:bookmarkEnd w:id="3"/>
    </w:p>
    <w:p w14:paraId="7AA3DB3E" w14:textId="77777777" w:rsidR="001454A4" w:rsidRDefault="00925968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780">
        <w:rPr>
          <w:rFonts w:ascii="Times New Roman" w:hAnsi="Times New Roman" w:cs="Times New Roman"/>
          <w:sz w:val="28"/>
          <w:szCs w:val="28"/>
        </w:rPr>
        <w:t>Разработанное приложение предназначено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D17BA3">
        <w:rPr>
          <w:rFonts w:ascii="Times New Roman" w:hAnsi="Times New Roman" w:cs="Times New Roman"/>
          <w:sz w:val="28"/>
          <w:szCs w:val="28"/>
        </w:rPr>
        <w:t>:</w:t>
      </w:r>
    </w:p>
    <w:p w14:paraId="7B1EC198" w14:textId="77777777" w:rsidR="001454A4" w:rsidRPr="00D17BA3" w:rsidRDefault="001454A4" w:rsidP="00D17BA3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17BA3">
        <w:rPr>
          <w:rFonts w:ascii="Times New Roman" w:hAnsi="Times New Roman" w:cs="Times New Roman"/>
          <w:sz w:val="28"/>
          <w:szCs w:val="28"/>
        </w:rPr>
        <w:t>ознакомления с ассортиментом интернет-магазина, информирование о проводимых акциях;</w:t>
      </w:r>
    </w:p>
    <w:p w14:paraId="65F5EFF5" w14:textId="77777777" w:rsidR="001454A4" w:rsidRPr="00D17BA3" w:rsidRDefault="001454A4" w:rsidP="00D17BA3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17BA3">
        <w:rPr>
          <w:rFonts w:ascii="Times New Roman" w:hAnsi="Times New Roman" w:cs="Times New Roman"/>
          <w:sz w:val="28"/>
          <w:szCs w:val="28"/>
        </w:rPr>
        <w:t>предоставления возможности приобретения понравившегося товара;</w:t>
      </w:r>
    </w:p>
    <w:p w14:paraId="27038111" w14:textId="77777777" w:rsidR="00925968" w:rsidRPr="00D17BA3" w:rsidRDefault="001454A4" w:rsidP="00D17BA3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17BA3">
        <w:rPr>
          <w:rFonts w:ascii="Times New Roman" w:hAnsi="Times New Roman" w:cs="Times New Roman"/>
          <w:sz w:val="28"/>
          <w:szCs w:val="28"/>
        </w:rPr>
        <w:t>ознакомления с условиями доставки, с деятельностью магазина и</w:t>
      </w:r>
      <w:r w:rsidR="00D17BA3" w:rsidRPr="00D17BA3">
        <w:rPr>
          <w:rFonts w:ascii="Times New Roman" w:hAnsi="Times New Roman" w:cs="Times New Roman"/>
          <w:sz w:val="28"/>
          <w:szCs w:val="28"/>
        </w:rPr>
        <w:t xml:space="preserve"> его местоположением.</w:t>
      </w:r>
    </w:p>
    <w:p w14:paraId="4C7B34B4" w14:textId="77777777" w:rsidR="00925968" w:rsidRDefault="003C3F35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</w:t>
      </w:r>
      <w:r w:rsidR="00925968">
        <w:rPr>
          <w:rFonts w:ascii="Times New Roman" w:hAnsi="Times New Roman" w:cs="Times New Roman"/>
          <w:sz w:val="28"/>
          <w:szCs w:val="28"/>
        </w:rPr>
        <w:t xml:space="preserve"> будет применяться для </w:t>
      </w:r>
      <w:r w:rsidR="00CA5AD4">
        <w:rPr>
          <w:rFonts w:ascii="Times New Roman" w:hAnsi="Times New Roman" w:cs="Times New Roman"/>
          <w:sz w:val="28"/>
          <w:szCs w:val="28"/>
        </w:rPr>
        <w:t>регистрации и авторизации пользователя на сайте для</w:t>
      </w:r>
      <w:r w:rsidR="00F44B77" w:rsidRPr="00F44B77">
        <w:rPr>
          <w:rFonts w:ascii="Times New Roman" w:hAnsi="Times New Roman" w:cs="Times New Roman"/>
          <w:sz w:val="28"/>
          <w:szCs w:val="28"/>
        </w:rPr>
        <w:t xml:space="preserve"> </w:t>
      </w:r>
      <w:r w:rsidR="00F44B77">
        <w:rPr>
          <w:rFonts w:ascii="Times New Roman" w:hAnsi="Times New Roman" w:cs="Times New Roman"/>
          <w:sz w:val="28"/>
          <w:szCs w:val="28"/>
        </w:rPr>
        <w:t>дальнейшего</w:t>
      </w:r>
      <w:r w:rsidR="00CA5AD4">
        <w:rPr>
          <w:rFonts w:ascii="Times New Roman" w:hAnsi="Times New Roman" w:cs="Times New Roman"/>
          <w:sz w:val="28"/>
          <w:szCs w:val="28"/>
        </w:rPr>
        <w:t xml:space="preserve"> осуществления заказа. Сайт преследует цель увеличить количество зарегистрированных пользователей для поднятия уровня продаж. Для привлечения новых потенциальных покупателей в веб-приложении предусмотрены информационные разделы,</w:t>
      </w:r>
      <w:r w:rsidR="003B4C40">
        <w:rPr>
          <w:rFonts w:ascii="Times New Roman" w:hAnsi="Times New Roman" w:cs="Times New Roman"/>
          <w:sz w:val="28"/>
          <w:szCs w:val="28"/>
        </w:rPr>
        <w:t xml:space="preserve"> описывающие аспекты работы в сфере рукоделия,</w:t>
      </w:r>
      <w:r w:rsidR="00CA5AD4">
        <w:rPr>
          <w:rFonts w:ascii="Times New Roman" w:hAnsi="Times New Roman" w:cs="Times New Roman"/>
          <w:sz w:val="28"/>
          <w:szCs w:val="28"/>
        </w:rPr>
        <w:t xml:space="preserve"> а также акции</w:t>
      </w:r>
      <w:r w:rsidR="00D6228C" w:rsidRPr="00D6228C">
        <w:rPr>
          <w:rFonts w:ascii="Times New Roman" w:hAnsi="Times New Roman" w:cs="Times New Roman"/>
          <w:sz w:val="28"/>
          <w:szCs w:val="28"/>
        </w:rPr>
        <w:t xml:space="preserve">, </w:t>
      </w:r>
      <w:r w:rsidR="00D6228C">
        <w:rPr>
          <w:rFonts w:ascii="Times New Roman" w:hAnsi="Times New Roman" w:cs="Times New Roman"/>
          <w:sz w:val="28"/>
          <w:szCs w:val="28"/>
        </w:rPr>
        <w:t>подталкивающие пользователя совершить заказ.</w:t>
      </w:r>
    </w:p>
    <w:p w14:paraId="2DA1BAD4" w14:textId="77777777" w:rsidR="00925968" w:rsidRDefault="00925968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программа может </w:t>
      </w:r>
      <w:r w:rsidR="003C3F35">
        <w:rPr>
          <w:rFonts w:ascii="Times New Roman" w:hAnsi="Times New Roman" w:cs="Times New Roman"/>
          <w:sz w:val="28"/>
          <w:szCs w:val="28"/>
        </w:rPr>
        <w:t xml:space="preserve">использоваться </w:t>
      </w:r>
      <w:r w:rsidR="00BF09D7">
        <w:rPr>
          <w:rFonts w:ascii="Times New Roman" w:hAnsi="Times New Roman" w:cs="Times New Roman"/>
          <w:sz w:val="28"/>
          <w:szCs w:val="28"/>
        </w:rPr>
        <w:t xml:space="preserve">в сфере </w:t>
      </w:r>
      <w:r w:rsidR="00D6228C" w:rsidRPr="00CA5AD4">
        <w:rPr>
          <w:rFonts w:ascii="Times New Roman" w:hAnsi="Times New Roman" w:cs="Times New Roman"/>
          <w:sz w:val="28"/>
          <w:szCs w:val="28"/>
        </w:rPr>
        <w:t>маркетинг</w:t>
      </w:r>
      <w:r w:rsidR="00BF09D7">
        <w:rPr>
          <w:rFonts w:ascii="Times New Roman" w:hAnsi="Times New Roman" w:cs="Times New Roman"/>
          <w:sz w:val="28"/>
          <w:szCs w:val="28"/>
        </w:rPr>
        <w:t>а</w:t>
      </w:r>
      <w:r w:rsidR="00D6228C" w:rsidRPr="00CA5AD4">
        <w:rPr>
          <w:rFonts w:ascii="Times New Roman" w:hAnsi="Times New Roman" w:cs="Times New Roman"/>
          <w:sz w:val="28"/>
          <w:szCs w:val="28"/>
        </w:rPr>
        <w:t>, так как основной контент сайта направлен на предложение пользователю</w:t>
      </w:r>
      <w:r w:rsidR="003B4C40">
        <w:rPr>
          <w:rFonts w:ascii="Times New Roman" w:hAnsi="Times New Roman" w:cs="Times New Roman"/>
          <w:sz w:val="28"/>
          <w:szCs w:val="28"/>
        </w:rPr>
        <w:t>, приобрести</w:t>
      </w:r>
      <w:r w:rsidR="00D6228C" w:rsidRPr="00CA5AD4">
        <w:rPr>
          <w:rFonts w:ascii="Times New Roman" w:hAnsi="Times New Roman" w:cs="Times New Roman"/>
          <w:sz w:val="28"/>
          <w:szCs w:val="28"/>
        </w:rPr>
        <w:t xml:space="preserve"> конкретный продукт.</w:t>
      </w:r>
      <w:r w:rsidR="003B4C40">
        <w:rPr>
          <w:rFonts w:ascii="Times New Roman" w:hAnsi="Times New Roman" w:cs="Times New Roman"/>
          <w:sz w:val="28"/>
          <w:szCs w:val="28"/>
        </w:rPr>
        <w:t xml:space="preserve"> Для этого ему предоставляется широкий выбор товаров, в целях достижения максимальной потребительской удовлетворенности.</w:t>
      </w:r>
    </w:p>
    <w:p w14:paraId="30891DE6" w14:textId="77777777" w:rsidR="00925968" w:rsidRPr="00E63780" w:rsidRDefault="00925968" w:rsidP="009259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780">
        <w:rPr>
          <w:rFonts w:ascii="Times New Roman" w:hAnsi="Times New Roman" w:cs="Times New Roman"/>
          <w:sz w:val="28"/>
          <w:szCs w:val="28"/>
        </w:rPr>
        <w:t xml:space="preserve">Использование данного программного </w:t>
      </w:r>
      <w:r>
        <w:rPr>
          <w:rFonts w:ascii="Times New Roman" w:hAnsi="Times New Roman" w:cs="Times New Roman"/>
          <w:sz w:val="28"/>
          <w:szCs w:val="28"/>
        </w:rPr>
        <w:t>решения</w:t>
      </w:r>
      <w:r w:rsidRPr="00E63780">
        <w:rPr>
          <w:rFonts w:ascii="Times New Roman" w:hAnsi="Times New Roman" w:cs="Times New Roman"/>
          <w:sz w:val="28"/>
          <w:szCs w:val="28"/>
        </w:rPr>
        <w:t xml:space="preserve"> позволит выполнить следующую работу:</w:t>
      </w:r>
    </w:p>
    <w:p w14:paraId="174CD3F4" w14:textId="77777777" w:rsidR="00925968" w:rsidRPr="00D6228C" w:rsidRDefault="00D6228C" w:rsidP="00D6228C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6228C">
        <w:rPr>
          <w:rFonts w:ascii="Times New Roman" w:hAnsi="Times New Roman" w:cs="Times New Roman"/>
          <w:sz w:val="28"/>
          <w:szCs w:val="28"/>
        </w:rPr>
        <w:t>зарегистрировать нового пользователя на сайте;</w:t>
      </w:r>
    </w:p>
    <w:p w14:paraId="796BF17B" w14:textId="77777777" w:rsidR="004B2AD3" w:rsidRPr="00D6228C" w:rsidRDefault="00D6228C" w:rsidP="00D6228C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6228C">
        <w:rPr>
          <w:rFonts w:ascii="Times New Roman" w:hAnsi="Times New Roman" w:cs="Times New Roman"/>
          <w:sz w:val="28"/>
          <w:szCs w:val="28"/>
        </w:rPr>
        <w:t>осуществить вход зарегистрированного пользователя;</w:t>
      </w:r>
    </w:p>
    <w:p w14:paraId="3D1C0494" w14:textId="77777777" w:rsidR="00D6228C" w:rsidRPr="00D6228C" w:rsidRDefault="00D6228C" w:rsidP="00D6228C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6228C">
        <w:rPr>
          <w:rFonts w:ascii="Times New Roman" w:hAnsi="Times New Roman" w:cs="Times New Roman"/>
          <w:sz w:val="28"/>
          <w:szCs w:val="28"/>
        </w:rPr>
        <w:t>отправить заявку на участие в курсе;</w:t>
      </w:r>
    </w:p>
    <w:p w14:paraId="76E87635" w14:textId="77777777" w:rsidR="00D6228C" w:rsidRPr="00D6228C" w:rsidRDefault="00D6228C" w:rsidP="00D6228C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6228C">
        <w:rPr>
          <w:rFonts w:ascii="Times New Roman" w:hAnsi="Times New Roman" w:cs="Times New Roman"/>
          <w:sz w:val="28"/>
          <w:szCs w:val="28"/>
        </w:rPr>
        <w:t>осуществить поиск определенного продукта;</w:t>
      </w:r>
    </w:p>
    <w:p w14:paraId="4F0BC44B" w14:textId="77777777" w:rsidR="00D6228C" w:rsidRPr="00D6228C" w:rsidRDefault="00D6228C" w:rsidP="00D6228C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6228C">
        <w:rPr>
          <w:rFonts w:ascii="Times New Roman" w:hAnsi="Times New Roman" w:cs="Times New Roman"/>
          <w:sz w:val="28"/>
          <w:szCs w:val="28"/>
        </w:rPr>
        <w:t>добавить интересующий товар в корзину.</w:t>
      </w:r>
    </w:p>
    <w:p w14:paraId="11764099" w14:textId="77777777" w:rsidR="00925968" w:rsidRPr="00833900" w:rsidRDefault="00925968" w:rsidP="005A61D8">
      <w:pPr>
        <w:pStyle w:val="a9"/>
        <w:pageBreakBefore/>
        <w:spacing w:after="24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bCs/>
          <w:caps/>
          <w:sz w:val="28"/>
          <w:szCs w:val="28"/>
        </w:rPr>
      </w:pPr>
      <w:bookmarkStart w:id="4" w:name="_Toc132787873"/>
      <w:r w:rsidRPr="00833900">
        <w:rPr>
          <w:rFonts w:ascii="Times New Roman" w:hAnsi="Times New Roman" w:cs="Times New Roman"/>
          <w:b/>
          <w:bCs/>
          <w:sz w:val="28"/>
          <w:szCs w:val="28"/>
        </w:rPr>
        <w:lastRenderedPageBreak/>
        <w:t>3 Постановка задачи</w:t>
      </w:r>
      <w:bookmarkEnd w:id="4"/>
    </w:p>
    <w:p w14:paraId="0098EEC6" w14:textId="77777777" w:rsidR="003C3F35" w:rsidRPr="006405EC" w:rsidRDefault="00925968" w:rsidP="00493036">
      <w:pPr>
        <w:pStyle w:val="a9"/>
        <w:spacing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2787874"/>
      <w:r w:rsidRPr="00833900"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 w:rsidR="004B5A7F" w:rsidRPr="004B5A7F">
        <w:rPr>
          <w:rFonts w:ascii="Times New Roman" w:hAnsi="Times New Roman" w:cs="Times New Roman"/>
          <w:b/>
          <w:bCs/>
          <w:sz w:val="28"/>
          <w:szCs w:val="28"/>
        </w:rPr>
        <w:t>Построение UML-диаграмм</w:t>
      </w:r>
      <w:bookmarkEnd w:id="5"/>
    </w:p>
    <w:p w14:paraId="060CD675" w14:textId="77777777" w:rsidR="0031307A" w:rsidRDefault="0031307A" w:rsidP="003130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отражения функционала каждой группе пользователей и их доступных действий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31307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3130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Pr="0031307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8C06A5" w14:textId="77777777" w:rsidR="0031307A" w:rsidRDefault="0031307A" w:rsidP="003130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61D8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5A61D8">
        <w:rPr>
          <w:rFonts w:ascii="Times New Roman" w:hAnsi="Times New Roman" w:cs="Times New Roman"/>
          <w:sz w:val="28"/>
          <w:szCs w:val="28"/>
        </w:rPr>
        <w:t>-</w:t>
      </w:r>
      <w:r w:rsidRPr="005A61D8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5A61D8">
        <w:rPr>
          <w:rFonts w:ascii="Times New Roman" w:hAnsi="Times New Roman" w:cs="Times New Roman"/>
          <w:sz w:val="28"/>
          <w:szCs w:val="28"/>
        </w:rPr>
        <w:t xml:space="preserve"> диаграмма – это </w:t>
      </w:r>
      <w:r w:rsidR="00AE1EC5" w:rsidRPr="005A61D8">
        <w:rPr>
          <w:rFonts w:ascii="Times New Roman" w:hAnsi="Times New Roman" w:cs="Times New Roman"/>
          <w:sz w:val="28"/>
          <w:szCs w:val="28"/>
        </w:rPr>
        <w:t>диаграмма, описывающая взаимодействие актеров с прецедентами и являющаяся составной частью модели прецедентов</w:t>
      </w:r>
      <w:r w:rsidR="005A61D8" w:rsidRPr="005A61D8">
        <w:rPr>
          <w:rFonts w:ascii="Times New Roman" w:hAnsi="Times New Roman" w:cs="Times New Roman"/>
          <w:sz w:val="28"/>
          <w:szCs w:val="28"/>
        </w:rPr>
        <w:t>. С помощью данной диаграммы можно описать систему на концептуальном уровне.</w:t>
      </w:r>
    </w:p>
    <w:p w14:paraId="57E7B97F" w14:textId="77777777" w:rsidR="006403EC" w:rsidRDefault="006403EC" w:rsidP="006403EC">
      <w:pPr>
        <w:spacing w:before="36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9F5E65" wp14:editId="15F530FF">
            <wp:extent cx="6183528" cy="2484408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02" t="6644" r="3419" b="353"/>
                    <a:stretch/>
                  </pic:blipFill>
                  <pic:spPr bwMode="auto">
                    <a:xfrm>
                      <a:off x="0" y="0"/>
                      <a:ext cx="6370648" cy="255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417A6" w14:textId="77777777" w:rsidR="006403EC" w:rsidRDefault="006403EC" w:rsidP="006403EC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03EC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Pr="006403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403EC">
        <w:rPr>
          <w:rFonts w:ascii="Times New Roman" w:hAnsi="Times New Roman" w:cs="Times New Roman"/>
          <w:sz w:val="28"/>
          <w:szCs w:val="28"/>
        </w:rPr>
        <w:t>-диаграмма</w:t>
      </w:r>
      <w:r>
        <w:rPr>
          <w:rFonts w:ascii="Times New Roman" w:hAnsi="Times New Roman" w:cs="Times New Roman"/>
          <w:sz w:val="28"/>
          <w:szCs w:val="28"/>
        </w:rPr>
        <w:t xml:space="preserve"> (часть 1)</w:t>
      </w:r>
    </w:p>
    <w:p w14:paraId="50CC2554" w14:textId="77777777" w:rsidR="006403EC" w:rsidRPr="005A61D8" w:rsidRDefault="006403EC" w:rsidP="006403EC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65541D" wp14:editId="1C58E68E">
            <wp:extent cx="5970971" cy="34936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8807" b="15468"/>
                    <a:stretch/>
                  </pic:blipFill>
                  <pic:spPr bwMode="auto">
                    <a:xfrm>
                      <a:off x="0" y="0"/>
                      <a:ext cx="6040914" cy="353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0E241" w14:textId="77777777" w:rsidR="006403EC" w:rsidRDefault="006403EC" w:rsidP="006403EC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03E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403EC">
        <w:rPr>
          <w:rFonts w:ascii="Times New Roman" w:hAnsi="Times New Roman" w:cs="Times New Roman"/>
          <w:sz w:val="28"/>
          <w:szCs w:val="28"/>
        </w:rPr>
        <w:t xml:space="preserve"> – </w:t>
      </w:r>
      <w:r w:rsidRPr="006403E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6403EC">
        <w:rPr>
          <w:rFonts w:ascii="Times New Roman" w:hAnsi="Times New Roman" w:cs="Times New Roman"/>
          <w:sz w:val="28"/>
          <w:szCs w:val="28"/>
        </w:rPr>
        <w:t>-диаграмма</w:t>
      </w:r>
      <w:r>
        <w:rPr>
          <w:rFonts w:ascii="Times New Roman" w:hAnsi="Times New Roman" w:cs="Times New Roman"/>
          <w:sz w:val="28"/>
          <w:szCs w:val="28"/>
        </w:rPr>
        <w:t xml:space="preserve"> (часть 2)</w:t>
      </w:r>
    </w:p>
    <w:p w14:paraId="7CB4B02D" w14:textId="77777777" w:rsidR="004E4172" w:rsidRPr="004E4172" w:rsidRDefault="00595FBF" w:rsidP="00925968">
      <w:pPr>
        <w:tabs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925968">
        <w:rPr>
          <w:rFonts w:ascii="Times New Roman" w:hAnsi="Times New Roman" w:cs="Times New Roman"/>
          <w:sz w:val="28"/>
          <w:szCs w:val="28"/>
        </w:rPr>
        <w:t>од</w:t>
      </w:r>
      <w:r w:rsidR="004E4172">
        <w:rPr>
          <w:rFonts w:ascii="Times New Roman" w:hAnsi="Times New Roman" w:cs="Times New Roman"/>
          <w:sz w:val="28"/>
          <w:szCs w:val="28"/>
        </w:rPr>
        <w:t xml:space="preserve">ель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="004E4172">
        <w:rPr>
          <w:rFonts w:ascii="Times New Roman" w:hAnsi="Times New Roman" w:cs="Times New Roman"/>
          <w:sz w:val="28"/>
          <w:szCs w:val="28"/>
        </w:rPr>
        <w:t xml:space="preserve"> представлена в виде </w:t>
      </w:r>
      <w:r w:rsidR="004E417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4E4172">
        <w:rPr>
          <w:rFonts w:ascii="Times New Roman" w:hAnsi="Times New Roman" w:cs="Times New Roman"/>
          <w:sz w:val="28"/>
          <w:szCs w:val="28"/>
        </w:rPr>
        <w:t>-модели (</w:t>
      </w:r>
      <w:r w:rsidR="0031307A" w:rsidRPr="006403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03EC" w:rsidRPr="006403EC">
        <w:rPr>
          <w:rFonts w:ascii="Times New Roman" w:hAnsi="Times New Roman" w:cs="Times New Roman"/>
          <w:sz w:val="28"/>
          <w:szCs w:val="28"/>
        </w:rPr>
        <w:t>3</w:t>
      </w:r>
      <w:r w:rsidR="004E4172">
        <w:rPr>
          <w:rFonts w:ascii="Times New Roman" w:hAnsi="Times New Roman" w:cs="Times New Roman"/>
          <w:sz w:val="28"/>
          <w:szCs w:val="28"/>
        </w:rPr>
        <w:t xml:space="preserve">), которая была создана в </w:t>
      </w:r>
      <w:r w:rsidR="004E417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D96C34">
        <w:rPr>
          <w:rFonts w:ascii="Times New Roman" w:hAnsi="Times New Roman" w:cs="Times New Roman"/>
          <w:sz w:val="28"/>
          <w:szCs w:val="28"/>
        </w:rPr>
        <w:t xml:space="preserve"> </w:t>
      </w:r>
      <w:r w:rsidR="004E4172">
        <w:rPr>
          <w:rFonts w:ascii="Times New Roman" w:hAnsi="Times New Roman" w:cs="Times New Roman"/>
          <w:sz w:val="28"/>
          <w:szCs w:val="28"/>
          <w:lang w:val="en-US"/>
        </w:rPr>
        <w:t>Visio</w:t>
      </w:r>
    </w:p>
    <w:p w14:paraId="3AD7A303" w14:textId="77777777" w:rsidR="00925968" w:rsidRPr="005D2774" w:rsidRDefault="00925968" w:rsidP="00925968">
      <w:pPr>
        <w:tabs>
          <w:tab w:val="left" w:pos="1276"/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455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модель, представленная на </w:t>
      </w:r>
      <w:r w:rsidRPr="006403EC">
        <w:rPr>
          <w:rFonts w:ascii="Times New Roman" w:hAnsi="Times New Roman" w:cs="Times New Roman"/>
          <w:sz w:val="28"/>
          <w:szCs w:val="28"/>
        </w:rPr>
        <w:t>рисунке</w:t>
      </w:r>
      <w:r w:rsidR="004E4172" w:rsidRPr="006403EC">
        <w:rPr>
          <w:rFonts w:ascii="Times New Roman" w:hAnsi="Times New Roman" w:cs="Times New Roman"/>
          <w:sz w:val="28"/>
          <w:szCs w:val="28"/>
        </w:rPr>
        <w:t xml:space="preserve"> </w:t>
      </w:r>
      <w:r w:rsidR="006403EC" w:rsidRPr="006403E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позволяет описать </w:t>
      </w:r>
      <w:r w:rsidRPr="005D2774">
        <w:rPr>
          <w:rFonts w:ascii="Times New Roman" w:hAnsi="Times New Roman" w:cs="Times New Roman"/>
          <w:sz w:val="28"/>
          <w:szCs w:val="28"/>
        </w:rPr>
        <w:t>предметную область</w:t>
      </w:r>
      <w:r w:rsidR="004E4172" w:rsidRPr="005D2774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5D2774">
        <w:rPr>
          <w:rFonts w:ascii="Times New Roman" w:hAnsi="Times New Roman" w:cs="Times New Roman"/>
          <w:sz w:val="28"/>
          <w:szCs w:val="28"/>
        </w:rPr>
        <w:t>; сущности базы данных и связи между ними.</w:t>
      </w:r>
    </w:p>
    <w:p w14:paraId="7D957CE2" w14:textId="77777777" w:rsidR="00925968" w:rsidRDefault="00925968" w:rsidP="00E55B37">
      <w:pPr>
        <w:tabs>
          <w:tab w:val="left" w:pos="1276"/>
          <w:tab w:val="left" w:pos="1560"/>
        </w:tabs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 xml:space="preserve">-диаграмма – это </w:t>
      </w:r>
      <w:r w:rsidR="005A61D8" w:rsidRPr="005A61D8">
        <w:rPr>
          <w:rFonts w:ascii="Times New Roman" w:hAnsi="Times New Roman" w:cs="Times New Roman"/>
          <w:sz w:val="28"/>
          <w:szCs w:val="28"/>
        </w:rPr>
        <w:t>физическая модель представления взаимосвязей между объектами, позволяющая визуализировать то, как объекты связаны друг с другом, как работают связи и какие аспекты данных связей могут быть улучшены.</w:t>
      </w:r>
    </w:p>
    <w:p w14:paraId="6AE4DF4A" w14:textId="77777777" w:rsidR="006403EC" w:rsidRPr="00C24DD4" w:rsidRDefault="006403EC" w:rsidP="006403EC">
      <w:pPr>
        <w:tabs>
          <w:tab w:val="left" w:pos="1276"/>
          <w:tab w:val="left" w:pos="1560"/>
        </w:tabs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919F8B" wp14:editId="02A255B1">
            <wp:extent cx="5939790" cy="42132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F704" w14:textId="77777777" w:rsidR="00925968" w:rsidRPr="00344044" w:rsidRDefault="00925968" w:rsidP="00E55B37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03EC">
        <w:rPr>
          <w:rFonts w:ascii="Times New Roman" w:hAnsi="Times New Roman"/>
          <w:sz w:val="28"/>
          <w:szCs w:val="28"/>
        </w:rPr>
        <w:t xml:space="preserve">Рисунок </w:t>
      </w:r>
      <w:r w:rsidR="006403EC" w:rsidRPr="006403EC">
        <w:rPr>
          <w:rFonts w:ascii="Times New Roman" w:hAnsi="Times New Roman"/>
          <w:sz w:val="28"/>
          <w:szCs w:val="28"/>
        </w:rPr>
        <w:t>3</w:t>
      </w:r>
      <w:r w:rsidR="00735EE1" w:rsidRPr="006403EC">
        <w:rPr>
          <w:rFonts w:ascii="Times New Roman" w:hAnsi="Times New Roman"/>
          <w:sz w:val="28"/>
          <w:szCs w:val="28"/>
        </w:rPr>
        <w:t xml:space="preserve"> –</w:t>
      </w:r>
      <w:r w:rsidR="00D96C34" w:rsidRPr="006403EC">
        <w:rPr>
          <w:rFonts w:ascii="Times New Roman" w:hAnsi="Times New Roman"/>
          <w:sz w:val="28"/>
          <w:szCs w:val="28"/>
        </w:rPr>
        <w:t xml:space="preserve"> </w:t>
      </w:r>
      <w:r w:rsidR="00595FBF" w:rsidRPr="006403EC">
        <w:rPr>
          <w:rFonts w:ascii="Times New Roman" w:hAnsi="Times New Roman" w:cs="Times New Roman"/>
          <w:sz w:val="28"/>
          <w:szCs w:val="28"/>
        </w:rPr>
        <w:t>Модель базы данных</w:t>
      </w:r>
    </w:p>
    <w:p w14:paraId="484F4C43" w14:textId="77777777" w:rsidR="00925968" w:rsidRPr="00B018AE" w:rsidRDefault="00925968" w:rsidP="00493036">
      <w:pPr>
        <w:tabs>
          <w:tab w:val="left" w:pos="1560"/>
        </w:tabs>
        <w:spacing w:before="360" w:after="240" w:line="360" w:lineRule="auto"/>
        <w:ind w:firstLine="709"/>
        <w:outlineLvl w:val="1"/>
        <w:rPr>
          <w:rFonts w:ascii="Times New Roman" w:hAnsi="Times New Roman"/>
          <w:b/>
          <w:bCs/>
          <w:sz w:val="28"/>
          <w:szCs w:val="28"/>
        </w:rPr>
      </w:pPr>
      <w:bookmarkStart w:id="6" w:name="_Toc132787875"/>
      <w:r w:rsidRPr="00B2555E">
        <w:rPr>
          <w:rFonts w:ascii="Times New Roman" w:hAnsi="Times New Roman"/>
          <w:b/>
          <w:bCs/>
          <w:sz w:val="28"/>
          <w:szCs w:val="28"/>
        </w:rPr>
        <w:t>3.</w:t>
      </w:r>
      <w:r w:rsidR="00595FBF">
        <w:rPr>
          <w:rFonts w:ascii="Times New Roman" w:hAnsi="Times New Roman"/>
          <w:b/>
          <w:bCs/>
          <w:sz w:val="28"/>
          <w:szCs w:val="28"/>
        </w:rPr>
        <w:t>2</w:t>
      </w:r>
      <w:r w:rsidRPr="00B2555E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B018AE">
        <w:rPr>
          <w:rFonts w:ascii="Times New Roman" w:hAnsi="Times New Roman"/>
          <w:b/>
          <w:bCs/>
          <w:sz w:val="28"/>
          <w:szCs w:val="28"/>
        </w:rPr>
        <w:t>Построение модели базы данных</w:t>
      </w:r>
      <w:bookmarkEnd w:id="6"/>
    </w:p>
    <w:p w14:paraId="252D9131" w14:textId="77777777" w:rsidR="00B018AE" w:rsidRPr="00DE0B91" w:rsidRDefault="00B018AE" w:rsidP="00B018A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B91">
        <w:rPr>
          <w:rFonts w:ascii="Times New Roman" w:hAnsi="Times New Roman"/>
          <w:sz w:val="28"/>
          <w:szCs w:val="28"/>
        </w:rPr>
        <w:t>Модель базы данных разработана на основе изучения предметной области –</w:t>
      </w:r>
      <w:r w:rsidR="00493036">
        <w:rPr>
          <w:rFonts w:ascii="Times New Roman" w:hAnsi="Times New Roman"/>
          <w:sz w:val="28"/>
          <w:szCs w:val="28"/>
        </w:rPr>
        <w:t xml:space="preserve"> </w:t>
      </w:r>
      <w:r w:rsidR="006D6867" w:rsidRPr="00DE0B91">
        <w:rPr>
          <w:rFonts w:ascii="Times New Roman" w:hAnsi="Times New Roman"/>
          <w:sz w:val="28"/>
          <w:szCs w:val="28"/>
        </w:rPr>
        <w:t>издел</w:t>
      </w:r>
      <w:r w:rsidR="00BF09D7" w:rsidRPr="00DE0B91">
        <w:rPr>
          <w:rFonts w:ascii="Times New Roman" w:hAnsi="Times New Roman"/>
          <w:sz w:val="28"/>
          <w:szCs w:val="28"/>
        </w:rPr>
        <w:t>ия</w:t>
      </w:r>
      <w:r w:rsidR="006D6867" w:rsidRPr="00DE0B91">
        <w:rPr>
          <w:rFonts w:ascii="Times New Roman" w:hAnsi="Times New Roman"/>
          <w:sz w:val="28"/>
          <w:szCs w:val="28"/>
        </w:rPr>
        <w:t xml:space="preserve"> ручной работки.</w:t>
      </w:r>
    </w:p>
    <w:p w14:paraId="6027B906" w14:textId="77777777" w:rsidR="00B018AE" w:rsidRPr="00DE0B91" w:rsidRDefault="00B018AE" w:rsidP="00B018A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B91">
        <w:rPr>
          <w:rFonts w:ascii="Times New Roman" w:hAnsi="Times New Roman"/>
          <w:sz w:val="28"/>
          <w:szCs w:val="28"/>
        </w:rPr>
        <w:t xml:space="preserve">Модель базы данных – это </w:t>
      </w:r>
      <w:r w:rsidR="00BF09D7" w:rsidRPr="00DE0B91">
        <w:rPr>
          <w:rFonts w:ascii="Times New Roman" w:hAnsi="Times New Roman"/>
          <w:sz w:val="28"/>
          <w:szCs w:val="28"/>
        </w:rPr>
        <w:t xml:space="preserve">тип модели данных, который определяет логическую структуру базы данных. Модель определяет каким образом данные могут храниться, организовываться и манипулироваться. Выделяют три основных типа модели данных: иерархическая, сетевая, реляционная. </w:t>
      </w:r>
    </w:p>
    <w:p w14:paraId="6EF20C2B" w14:textId="77777777" w:rsidR="00B018AE" w:rsidRPr="00DE0B91" w:rsidRDefault="00B018AE" w:rsidP="00B018A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E0B91">
        <w:rPr>
          <w:rFonts w:ascii="Times New Roman" w:hAnsi="Times New Roman"/>
          <w:sz w:val="28"/>
          <w:szCs w:val="28"/>
        </w:rPr>
        <w:t xml:space="preserve">Предметная область – это </w:t>
      </w:r>
      <w:r w:rsidR="00BF09D7" w:rsidRPr="00DE0B91">
        <w:rPr>
          <w:rFonts w:ascii="Times New Roman" w:hAnsi="Times New Roman"/>
          <w:sz w:val="28"/>
          <w:szCs w:val="28"/>
        </w:rPr>
        <w:t>совокупность всех предметов, свойства и отношения которых рассматривают в рамках выполнения поставленной задачи. Другими словами, предметная область представляет собой совокупность данных реального мира, которые разработчику необходимо отразить в базе данных.</w:t>
      </w:r>
    </w:p>
    <w:p w14:paraId="56C9CA87" w14:textId="77777777" w:rsidR="00493036" w:rsidRPr="006403EC" w:rsidRDefault="00B018AE" w:rsidP="0031307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018AE">
        <w:rPr>
          <w:rFonts w:ascii="Times New Roman" w:hAnsi="Times New Roman"/>
          <w:sz w:val="28"/>
          <w:szCs w:val="28"/>
        </w:rPr>
        <w:lastRenderedPageBreak/>
        <w:t>В разработанной модели базы данных объектами являются созданные таблицы</w:t>
      </w:r>
      <w:r w:rsidRPr="00BA2DB1">
        <w:rPr>
          <w:rFonts w:ascii="Times New Roman" w:hAnsi="Times New Roman"/>
          <w:sz w:val="28"/>
          <w:szCs w:val="28"/>
        </w:rPr>
        <w:t>:</w:t>
      </w:r>
      <w:r w:rsidR="003B4C40" w:rsidRPr="00BA2DB1">
        <w:rPr>
          <w:rFonts w:ascii="Times New Roman" w:hAnsi="Times New Roman"/>
          <w:sz w:val="28"/>
          <w:szCs w:val="28"/>
        </w:rPr>
        <w:t xml:space="preserve"> </w:t>
      </w:r>
    </w:p>
    <w:p w14:paraId="166B6F18" w14:textId="77777777" w:rsidR="003B4C40" w:rsidRPr="00BA2DB1" w:rsidRDefault="003B4C40" w:rsidP="00BA2DB1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BA2DB1">
        <w:rPr>
          <w:rFonts w:ascii="Times New Roman" w:hAnsi="Times New Roman"/>
          <w:sz w:val="28"/>
          <w:szCs w:val="28"/>
        </w:rPr>
        <w:t>category (</w:t>
      </w:r>
      <w:r w:rsidR="00BA2DB1" w:rsidRPr="00BA2DB1">
        <w:rPr>
          <w:rFonts w:ascii="Times New Roman" w:hAnsi="Times New Roman"/>
          <w:sz w:val="28"/>
          <w:szCs w:val="28"/>
        </w:rPr>
        <w:t>категория</w:t>
      </w:r>
      <w:r w:rsidRPr="00BA2DB1">
        <w:rPr>
          <w:rFonts w:ascii="Times New Roman" w:hAnsi="Times New Roman"/>
          <w:sz w:val="28"/>
          <w:szCs w:val="28"/>
        </w:rPr>
        <w:t>)</w:t>
      </w:r>
      <w:r w:rsidR="00BA2DB1" w:rsidRPr="00BA2DB1">
        <w:rPr>
          <w:rFonts w:ascii="Times New Roman" w:hAnsi="Times New Roman"/>
          <w:sz w:val="28"/>
          <w:szCs w:val="28"/>
        </w:rPr>
        <w:t>: содержит в себе название</w:t>
      </w:r>
      <w:r w:rsidR="00344044">
        <w:rPr>
          <w:rFonts w:ascii="Times New Roman" w:hAnsi="Times New Roman"/>
          <w:sz w:val="28"/>
          <w:szCs w:val="28"/>
        </w:rPr>
        <w:t xml:space="preserve"> </w:t>
      </w:r>
      <w:r w:rsidR="00BA2DB1" w:rsidRPr="00BA2DB1">
        <w:rPr>
          <w:rFonts w:ascii="Times New Roman" w:hAnsi="Times New Roman"/>
          <w:sz w:val="28"/>
          <w:szCs w:val="28"/>
        </w:rPr>
        <w:t>категории товара;</w:t>
      </w:r>
    </w:p>
    <w:p w14:paraId="32919B39" w14:textId="77777777" w:rsidR="00BA2DB1" w:rsidRPr="00BA2DB1" w:rsidRDefault="00BA2DB1" w:rsidP="00BA2DB1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BA2DB1">
        <w:rPr>
          <w:rFonts w:ascii="Times New Roman" w:hAnsi="Times New Roman"/>
          <w:sz w:val="28"/>
          <w:szCs w:val="28"/>
        </w:rPr>
        <w:t>products (продукты): содержит в себе сведенья о товаре, его название, стоимость, материалы изготовления;</w:t>
      </w:r>
    </w:p>
    <w:p w14:paraId="16FCB9B1" w14:textId="77777777" w:rsidR="00BA2DB1" w:rsidRPr="00BA2DB1" w:rsidRDefault="00BA2DB1" w:rsidP="00BA2DB1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BA2DB1">
        <w:rPr>
          <w:rFonts w:ascii="Times New Roman" w:hAnsi="Times New Roman"/>
          <w:sz w:val="28"/>
          <w:szCs w:val="28"/>
          <w:lang w:val="en-US"/>
        </w:rPr>
        <w:t>registration</w:t>
      </w:r>
      <w:r w:rsidRPr="00BA2DB1">
        <w:rPr>
          <w:rFonts w:ascii="Times New Roman" w:hAnsi="Times New Roman"/>
          <w:sz w:val="28"/>
          <w:szCs w:val="28"/>
        </w:rPr>
        <w:t>_</w:t>
      </w:r>
      <w:r w:rsidRPr="00BA2DB1">
        <w:rPr>
          <w:rFonts w:ascii="Times New Roman" w:hAnsi="Times New Roman"/>
          <w:sz w:val="28"/>
          <w:szCs w:val="28"/>
          <w:lang w:val="en-US"/>
        </w:rPr>
        <w:t>for</w:t>
      </w:r>
      <w:r w:rsidRPr="00BA2DB1">
        <w:rPr>
          <w:rFonts w:ascii="Times New Roman" w:hAnsi="Times New Roman"/>
          <w:sz w:val="28"/>
          <w:szCs w:val="28"/>
        </w:rPr>
        <w:t>_</w:t>
      </w:r>
      <w:r w:rsidRPr="00BA2DB1">
        <w:rPr>
          <w:rFonts w:ascii="Times New Roman" w:hAnsi="Times New Roman"/>
          <w:sz w:val="28"/>
          <w:szCs w:val="28"/>
          <w:lang w:val="en-US"/>
        </w:rPr>
        <w:t>course</w:t>
      </w:r>
      <w:r w:rsidRPr="00BA2DB1">
        <w:rPr>
          <w:rFonts w:ascii="Times New Roman" w:hAnsi="Times New Roman"/>
          <w:sz w:val="28"/>
          <w:szCs w:val="28"/>
        </w:rPr>
        <w:t xml:space="preserve"> (регистрация на курс): содержит в себе информацию о пользователях, которые хотят принять участие в курсе (ФИО, почта, номер телефона);</w:t>
      </w:r>
    </w:p>
    <w:p w14:paraId="786C88EC" w14:textId="77777777" w:rsidR="00BA2DB1" w:rsidRPr="00BA2DB1" w:rsidRDefault="00BA2DB1" w:rsidP="00BA2DB1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BA2DB1">
        <w:rPr>
          <w:rFonts w:ascii="Times New Roman" w:hAnsi="Times New Roman"/>
          <w:sz w:val="28"/>
          <w:szCs w:val="28"/>
        </w:rPr>
        <w:t>stocks (акции): содержит в себе название продукта, участвующего в акции, его старую и новую стоимость;</w:t>
      </w:r>
    </w:p>
    <w:p w14:paraId="76CDCCD4" w14:textId="77777777" w:rsidR="00BA2DB1" w:rsidRDefault="00BA2DB1" w:rsidP="00BA2DB1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 w:rsidRPr="00BA2DB1">
        <w:rPr>
          <w:rFonts w:ascii="Times New Roman" w:hAnsi="Times New Roman"/>
          <w:sz w:val="28"/>
          <w:szCs w:val="28"/>
        </w:rPr>
        <w:t>user_registration (регистрация пользователя): данная таблица участвует в процессе регистрации и авторизации пользователя. Содержит данные пользователя – его ФИО, логин, пароль и почту</w:t>
      </w:r>
      <w:r w:rsidR="00A014BA">
        <w:rPr>
          <w:rFonts w:ascii="Times New Roman" w:hAnsi="Times New Roman"/>
          <w:sz w:val="28"/>
          <w:szCs w:val="28"/>
        </w:rPr>
        <w:t>;</w:t>
      </w:r>
    </w:p>
    <w:p w14:paraId="5037CE09" w14:textId="77777777" w:rsidR="00130F1D" w:rsidRPr="00BA2DB1" w:rsidRDefault="00130F1D" w:rsidP="00BA2DB1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basket</w:t>
      </w:r>
      <w:r w:rsidRPr="00130F1D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корзина</w:t>
      </w:r>
      <w:r w:rsidRPr="00130F1D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: содержит в себе логин пользователя, название </w:t>
      </w:r>
      <w:r w:rsidR="00A014BA">
        <w:rPr>
          <w:rFonts w:ascii="Times New Roman" w:hAnsi="Times New Roman"/>
          <w:sz w:val="28"/>
          <w:szCs w:val="28"/>
        </w:rPr>
        <w:t>добавленного товара и его цену.</w:t>
      </w:r>
    </w:p>
    <w:p w14:paraId="07E81434" w14:textId="77777777" w:rsidR="00B018AE" w:rsidRDefault="00B018AE" w:rsidP="00B018AE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Вышеперечисленные объекты (таблицы) были созданы в системе управления базами данных </w:t>
      </w:r>
      <w:r w:rsidR="00BA2DB1">
        <w:rPr>
          <w:rFonts w:ascii="Times New Roman" w:hAnsi="Times New Roman"/>
          <w:sz w:val="28"/>
          <w:szCs w:val="28"/>
          <w:lang w:val="en-US"/>
        </w:rPr>
        <w:t>PhpMyAdmin</w:t>
      </w:r>
      <w:r w:rsidR="00BA2DB1" w:rsidRPr="00BA2DB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являются исходными таблицами.</w:t>
      </w:r>
    </w:p>
    <w:p w14:paraId="6D5BB5B3" w14:textId="77777777" w:rsidR="00B018AE" w:rsidRDefault="00B018AE" w:rsidP="00EE4938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55AD">
        <w:rPr>
          <w:rFonts w:ascii="Times New Roman" w:hAnsi="Times New Roman"/>
          <w:sz w:val="28"/>
          <w:szCs w:val="28"/>
        </w:rPr>
        <w:t xml:space="preserve">На рисунке </w:t>
      </w:r>
      <w:r w:rsidR="00A014BA">
        <w:rPr>
          <w:rFonts w:ascii="Times New Roman" w:hAnsi="Times New Roman"/>
          <w:sz w:val="28"/>
          <w:szCs w:val="28"/>
        </w:rPr>
        <w:t>4</w:t>
      </w:r>
      <w:r w:rsidRPr="007E55AD">
        <w:rPr>
          <w:rFonts w:ascii="Times New Roman" w:hAnsi="Times New Roman"/>
          <w:sz w:val="28"/>
          <w:szCs w:val="28"/>
        </w:rPr>
        <w:t xml:space="preserve"> представлена физическая модель базы данных:</w:t>
      </w:r>
    </w:p>
    <w:p w14:paraId="725697AC" w14:textId="77777777" w:rsidR="00A014BA" w:rsidRDefault="00EE4938" w:rsidP="00EE4938">
      <w:pPr>
        <w:tabs>
          <w:tab w:val="left" w:pos="1560"/>
        </w:tabs>
        <w:spacing w:before="360"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BE11A3" wp14:editId="1EB765BF">
            <wp:extent cx="4486223" cy="3718560"/>
            <wp:effectExtent l="0" t="0" r="0" b="0"/>
            <wp:docPr id="13" name="Рисунок 13" descr="https://sun9-37.userapi.com/impg/m59yM04tLtYLhNJ-r78A4CaBsUFGIJ3s1pwOUQ/wXRpAf7bEnc.jpg?size=835x692&amp;quality=95&amp;sign=92a164400b20f3d1251a12d7d13de44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7.userapi.com/impg/m59yM04tLtYLhNJ-r78A4CaBsUFGIJ3s1pwOUQ/wXRpAf7bEnc.jpg?size=835x692&amp;quality=95&amp;sign=92a164400b20f3d1251a12d7d13de44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41"/>
                    <a:stretch/>
                  </pic:blipFill>
                  <pic:spPr bwMode="auto">
                    <a:xfrm>
                      <a:off x="0" y="0"/>
                      <a:ext cx="4495868" cy="372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5A73A" w14:textId="77777777" w:rsidR="00B018AE" w:rsidRPr="00952A56" w:rsidRDefault="00B018AE" w:rsidP="00B018AE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BB271F" w:rsidRPr="00344044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Физическая модель базы данных</w:t>
      </w:r>
    </w:p>
    <w:p w14:paraId="16ED651E" w14:textId="77777777" w:rsidR="00B018AE" w:rsidRDefault="00B018AE" w:rsidP="00B018AE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E55AD">
        <w:rPr>
          <w:rFonts w:ascii="Times New Roman" w:hAnsi="Times New Roman"/>
          <w:sz w:val="28"/>
          <w:szCs w:val="28"/>
        </w:rPr>
        <w:t xml:space="preserve">Далее приводится описание всех зависимостей между </w:t>
      </w:r>
      <w:r>
        <w:rPr>
          <w:rFonts w:ascii="Times New Roman" w:hAnsi="Times New Roman"/>
          <w:sz w:val="28"/>
          <w:szCs w:val="28"/>
        </w:rPr>
        <w:t>основными сущностями с подробным их описанием</w:t>
      </w:r>
      <w:r w:rsidRPr="007E55AD">
        <w:rPr>
          <w:rFonts w:ascii="Times New Roman" w:hAnsi="Times New Roman"/>
          <w:sz w:val="28"/>
          <w:szCs w:val="28"/>
        </w:rPr>
        <w:t>.</w:t>
      </w:r>
    </w:p>
    <w:p w14:paraId="2C4CEBEB" w14:textId="77777777" w:rsidR="00B140E8" w:rsidRDefault="00B140E8" w:rsidP="00B018AE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Связь</w:t>
      </w:r>
      <w:r w:rsidR="00C50AA4">
        <w:rPr>
          <w:rFonts w:ascii="Times New Roman" w:hAnsi="Times New Roman"/>
          <w:sz w:val="28"/>
          <w:szCs w:val="28"/>
        </w:rPr>
        <w:t xml:space="preserve"> многие ко многим</w:t>
      </w:r>
      <w:r>
        <w:rPr>
          <w:rFonts w:ascii="Times New Roman" w:hAnsi="Times New Roman"/>
          <w:sz w:val="28"/>
          <w:szCs w:val="28"/>
        </w:rPr>
        <w:t xml:space="preserve"> между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="00FD716B"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 w:val="en-US"/>
        </w:rPr>
        <w:t>sket</w:t>
      </w:r>
      <w:r w:rsidRPr="00B140E8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корзина</w:t>
      </w:r>
      <w:r w:rsidRPr="00B140E8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products</w:t>
      </w:r>
      <w:r>
        <w:rPr>
          <w:rFonts w:ascii="Times New Roman" w:hAnsi="Times New Roman"/>
          <w:sz w:val="28"/>
          <w:szCs w:val="28"/>
        </w:rPr>
        <w:t xml:space="preserve"> (продукты): </w:t>
      </w:r>
      <w:r w:rsidR="00C50AA4">
        <w:rPr>
          <w:rFonts w:ascii="Times New Roman" w:hAnsi="Times New Roman"/>
          <w:sz w:val="28"/>
          <w:szCs w:val="28"/>
        </w:rPr>
        <w:t>в корзине может находиться множество товаров, в свою очередь товар может находиться в нескольких корзинах.</w:t>
      </w:r>
    </w:p>
    <w:p w14:paraId="1E035CCE" w14:textId="77777777" w:rsidR="00BE1E62" w:rsidRDefault="00EE4938" w:rsidP="00BE1E62">
      <w:pPr>
        <w:tabs>
          <w:tab w:val="left" w:pos="1560"/>
        </w:tabs>
        <w:spacing w:before="360"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C71E75" wp14:editId="7DE8790B">
            <wp:extent cx="3619500" cy="1774165"/>
            <wp:effectExtent l="0" t="0" r="0" b="0"/>
            <wp:docPr id="14" name="Рисунок 14" descr="https://sun9-58.userapi.com/impg/MOYXQLLLuwLiTu_itTeVX1AOBN7mu1fbL3QYgQ/-PBulb1idHU.jpg?size=570x279&amp;quality=95&amp;sign=3c8be588379b198b0172832f1ed57a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8.userapi.com/impg/MOYXQLLLuwLiTu_itTeVX1AOBN7mu1fbL3QYgQ/-PBulb1idHU.jpg?size=570x279&amp;quality=95&amp;sign=3c8be588379b198b0172832f1ed57a14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7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1ACA" w14:textId="77777777" w:rsidR="00B140E8" w:rsidRPr="00952A56" w:rsidRDefault="00B140E8" w:rsidP="00B140E8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 – Связь между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="00FD716B"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 w:val="en-US"/>
        </w:rPr>
        <w:t>sket</w:t>
      </w:r>
      <w:r w:rsidRPr="00B140E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products</w:t>
      </w:r>
    </w:p>
    <w:p w14:paraId="256C6398" w14:textId="77777777" w:rsidR="00B140E8" w:rsidRDefault="00B140E8" w:rsidP="00B140E8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Связь </w:t>
      </w:r>
      <w:r w:rsidR="00C50AA4">
        <w:rPr>
          <w:rFonts w:ascii="Times New Roman" w:hAnsi="Times New Roman"/>
          <w:sz w:val="28"/>
          <w:szCs w:val="28"/>
        </w:rPr>
        <w:t xml:space="preserve">один к одному </w:t>
      </w:r>
      <w:r>
        <w:rPr>
          <w:rFonts w:ascii="Times New Roman" w:hAnsi="Times New Roman"/>
          <w:sz w:val="28"/>
          <w:szCs w:val="28"/>
        </w:rPr>
        <w:t xml:space="preserve">между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="00FD716B"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 w:val="en-US"/>
        </w:rPr>
        <w:t>sket</w:t>
      </w:r>
      <w:r w:rsidRPr="00B140E8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корзина</w:t>
      </w:r>
      <w:r w:rsidRPr="00B140E8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user</w:t>
      </w:r>
      <w:r w:rsidRPr="00B140E8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registration</w:t>
      </w:r>
      <w:r>
        <w:rPr>
          <w:rFonts w:ascii="Times New Roman" w:hAnsi="Times New Roman"/>
          <w:sz w:val="28"/>
          <w:szCs w:val="28"/>
        </w:rPr>
        <w:t xml:space="preserve"> (регистрация пользователя): </w:t>
      </w:r>
      <w:r w:rsidR="00C50AA4">
        <w:rPr>
          <w:rFonts w:ascii="Times New Roman" w:hAnsi="Times New Roman"/>
          <w:sz w:val="28"/>
          <w:szCs w:val="28"/>
        </w:rPr>
        <w:t>к одному пользователю прикреплена одна корзина, и у корзины может быть один пользователь</w:t>
      </w:r>
      <w:r>
        <w:rPr>
          <w:rFonts w:ascii="Times New Roman" w:hAnsi="Times New Roman"/>
          <w:sz w:val="28"/>
          <w:szCs w:val="28"/>
        </w:rPr>
        <w:t>.</w:t>
      </w:r>
    </w:p>
    <w:p w14:paraId="4A357824" w14:textId="77777777" w:rsidR="00BE1E62" w:rsidRDefault="00EE4938" w:rsidP="00BE1E62">
      <w:pPr>
        <w:tabs>
          <w:tab w:val="left" w:pos="1560"/>
        </w:tabs>
        <w:spacing w:before="360"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7895A7" wp14:editId="5F120ED8">
            <wp:extent cx="3924300" cy="2344934"/>
            <wp:effectExtent l="0" t="0" r="0" b="0"/>
            <wp:docPr id="20" name="Рисунок 20" descr="https://sun9-47.userapi.com/impg/8iL_L4zadb2_ZIe4uJd4pzrhgW_9Bj9uiF2Tgw/S9zeG4TYKkw.jpg?size=521x311&amp;quality=95&amp;sign=1829bee92b0efdab31e07d1650900d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7.userapi.com/impg/8iL_L4zadb2_ZIe4uJd4pzrhgW_9Bj9uiF2Tgw/S9zeG4TYKkw.jpg?size=521x311&amp;quality=95&amp;sign=1829bee92b0efdab31e07d1650900d6e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705" cy="234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D739" w14:textId="77777777" w:rsidR="00B140E8" w:rsidRDefault="00B140E8" w:rsidP="00B140E8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B140E8">
        <w:rPr>
          <w:rFonts w:ascii="Times New Roman" w:hAnsi="Times New Roman"/>
          <w:sz w:val="28"/>
          <w:szCs w:val="28"/>
          <w:lang w:val="en-US"/>
        </w:rPr>
        <w:t xml:space="preserve"> 6 – </w:t>
      </w:r>
      <w:r>
        <w:rPr>
          <w:rFonts w:ascii="Times New Roman" w:hAnsi="Times New Roman"/>
          <w:sz w:val="28"/>
          <w:szCs w:val="28"/>
        </w:rPr>
        <w:t>Связь</w:t>
      </w:r>
      <w:r w:rsidRPr="00B140E8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между</w:t>
      </w:r>
      <w:r w:rsidRPr="00B140E8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="00F64653">
        <w:rPr>
          <w:rFonts w:ascii="Times New Roman" w:hAnsi="Times New Roman"/>
          <w:sz w:val="28"/>
          <w:szCs w:val="28"/>
          <w:lang w:val="en-US"/>
        </w:rPr>
        <w:t>a</w:t>
      </w:r>
      <w:r>
        <w:rPr>
          <w:rFonts w:ascii="Times New Roman" w:hAnsi="Times New Roman"/>
          <w:sz w:val="28"/>
          <w:szCs w:val="28"/>
          <w:lang w:val="en-US"/>
        </w:rPr>
        <w:t>sket</w:t>
      </w:r>
      <w:r w:rsidRPr="00B140E8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B140E8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user</w:t>
      </w:r>
      <w:r w:rsidRPr="00B140E8">
        <w:rPr>
          <w:rFonts w:ascii="Times New Roman" w:hAnsi="Times New Roman"/>
          <w:sz w:val="28"/>
          <w:szCs w:val="28"/>
          <w:lang w:val="en-US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registration</w:t>
      </w:r>
    </w:p>
    <w:p w14:paraId="6BA34686" w14:textId="77777777" w:rsidR="005C23B4" w:rsidRDefault="005C23B4" w:rsidP="005C23B4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Связь</w:t>
      </w:r>
      <w:r w:rsidR="00C50AA4">
        <w:rPr>
          <w:rFonts w:ascii="Times New Roman" w:hAnsi="Times New Roman"/>
          <w:sz w:val="28"/>
          <w:szCs w:val="28"/>
        </w:rPr>
        <w:t xml:space="preserve"> многие ко многим</w:t>
      </w:r>
      <w:r>
        <w:rPr>
          <w:rFonts w:ascii="Times New Roman" w:hAnsi="Times New Roman"/>
          <w:sz w:val="28"/>
          <w:szCs w:val="28"/>
        </w:rPr>
        <w:t xml:space="preserve"> между </w:t>
      </w:r>
      <w:r>
        <w:rPr>
          <w:rFonts w:ascii="Times New Roman" w:hAnsi="Times New Roman"/>
          <w:sz w:val="28"/>
          <w:szCs w:val="28"/>
          <w:lang w:val="en-US"/>
        </w:rPr>
        <w:t>stocks</w:t>
      </w:r>
      <w:r w:rsidRPr="00B140E8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акции</w:t>
      </w:r>
      <w:r w:rsidRPr="00B140E8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products</w:t>
      </w:r>
      <w:r>
        <w:rPr>
          <w:rFonts w:ascii="Times New Roman" w:hAnsi="Times New Roman"/>
          <w:sz w:val="28"/>
          <w:szCs w:val="28"/>
        </w:rPr>
        <w:t xml:space="preserve"> (продукты): </w:t>
      </w:r>
      <w:r w:rsidR="00C50AA4">
        <w:rPr>
          <w:rFonts w:ascii="Times New Roman" w:hAnsi="Times New Roman"/>
          <w:sz w:val="28"/>
          <w:szCs w:val="28"/>
        </w:rPr>
        <w:t>данная связь используется, так как под акцию могут попасть множество продуктов и наоборот.</w:t>
      </w:r>
    </w:p>
    <w:p w14:paraId="71D571F2" w14:textId="77777777" w:rsidR="00BE1E62" w:rsidRDefault="00EE4938" w:rsidP="00BE1E62">
      <w:pPr>
        <w:tabs>
          <w:tab w:val="left" w:pos="1560"/>
        </w:tabs>
        <w:spacing w:before="360"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D052E1" wp14:editId="1D08567C">
            <wp:extent cx="1690027" cy="2890164"/>
            <wp:effectExtent l="0" t="0" r="5715" b="5715"/>
            <wp:docPr id="19" name="Рисунок 19" descr="https://sun9-28.userapi.com/impg/go6RcewlxkjhrvidFf1GiCQGVaO4EsgopP4Ufw/ZPnWtHt1sKg.jpg?size=310x552&amp;quality=95&amp;sign=442650d8d342bdf34c099f7fc95426e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8.userapi.com/impg/go6RcewlxkjhrvidFf1GiCQGVaO4EsgopP4Ufw/ZPnWtHt1sKg.jpg?size=310x552&amp;quality=95&amp;sign=442650d8d342bdf34c099f7fc95426e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84"/>
                    <a:stretch/>
                  </pic:blipFill>
                  <pic:spPr bwMode="auto">
                    <a:xfrm>
                      <a:off x="0" y="0"/>
                      <a:ext cx="1690178" cy="289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15577" w14:textId="77777777" w:rsidR="005C23B4" w:rsidRPr="007802F9" w:rsidRDefault="005C23B4" w:rsidP="005C23B4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  <w:rPrChange w:id="7" w:author="Вильгаук Анастасия Андреевна" w:date="2023-04-26T12:12:00Z">
            <w:rPr>
              <w:rFonts w:ascii="Times New Roman" w:hAnsi="Times New Roman"/>
              <w:sz w:val="28"/>
              <w:szCs w:val="28"/>
              <w:lang w:val="en-US"/>
            </w:rPr>
          </w:rPrChange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5C23B4">
        <w:rPr>
          <w:rFonts w:ascii="Times New Roman" w:hAnsi="Times New Roman"/>
          <w:sz w:val="28"/>
          <w:szCs w:val="28"/>
        </w:rPr>
        <w:t xml:space="preserve"> 7 – </w:t>
      </w:r>
      <w:r>
        <w:rPr>
          <w:rFonts w:ascii="Times New Roman" w:hAnsi="Times New Roman"/>
          <w:sz w:val="28"/>
          <w:szCs w:val="28"/>
        </w:rPr>
        <w:t>Связь</w:t>
      </w:r>
      <w:r w:rsidRPr="005C23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между</w:t>
      </w:r>
      <w:r w:rsidRPr="005C23B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stocks</w:t>
      </w:r>
      <w:r w:rsidRPr="00B140E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products</w:t>
      </w:r>
    </w:p>
    <w:p w14:paraId="10B87626" w14:textId="77777777" w:rsidR="005C23B4" w:rsidRDefault="005C23B4" w:rsidP="005C23B4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Связь</w:t>
      </w:r>
      <w:r w:rsidR="00C50AA4">
        <w:rPr>
          <w:rFonts w:ascii="Times New Roman" w:hAnsi="Times New Roman"/>
          <w:sz w:val="28"/>
          <w:szCs w:val="28"/>
        </w:rPr>
        <w:t xml:space="preserve"> многие ко многим</w:t>
      </w:r>
      <w:r>
        <w:rPr>
          <w:rFonts w:ascii="Times New Roman" w:hAnsi="Times New Roman"/>
          <w:sz w:val="28"/>
          <w:szCs w:val="28"/>
        </w:rPr>
        <w:t xml:space="preserve"> между </w:t>
      </w:r>
      <w:r>
        <w:rPr>
          <w:rFonts w:ascii="Times New Roman" w:hAnsi="Times New Roman"/>
          <w:sz w:val="28"/>
          <w:szCs w:val="28"/>
          <w:lang w:val="en-US"/>
        </w:rPr>
        <w:t>user</w:t>
      </w:r>
      <w:r w:rsidRPr="005C23B4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registration</w:t>
      </w:r>
      <w:r w:rsidRPr="00B140E8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регистрация пользователя</w:t>
      </w:r>
      <w:r w:rsidRPr="00B140E8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registr</w:t>
      </w:r>
      <w:ins w:id="8" w:author="Вильгаук Анастасия Андреевна" w:date="2023-04-26T12:12:00Z">
        <w:r w:rsidR="007802F9">
          <w:rPr>
            <w:rFonts w:ascii="Times New Roman" w:hAnsi="Times New Roman"/>
            <w:sz w:val="28"/>
            <w:szCs w:val="28"/>
            <w:lang w:val="en-US"/>
          </w:rPr>
          <w:t>ation</w:t>
        </w:r>
      </w:ins>
      <w:ins w:id="9" w:author="Вильгаук Анастасия Андреевна" w:date="2023-04-26T12:13:00Z">
        <w:r w:rsidR="007802F9" w:rsidRPr="007802F9">
          <w:rPr>
            <w:rFonts w:ascii="Times New Roman" w:hAnsi="Times New Roman"/>
            <w:sz w:val="28"/>
            <w:szCs w:val="28"/>
            <w:rPrChange w:id="10" w:author="Вильгаук Анастасия Андреевна" w:date="2023-04-26T12:13:00Z">
              <w:rPr>
                <w:rFonts w:ascii="Times New Roman" w:hAnsi="Times New Roman"/>
                <w:sz w:val="28"/>
                <w:szCs w:val="28"/>
                <w:lang w:val="en-US"/>
              </w:rPr>
            </w:rPrChange>
          </w:rPr>
          <w:t>_</w:t>
        </w:r>
        <w:r w:rsidR="007802F9">
          <w:rPr>
            <w:rFonts w:ascii="Times New Roman" w:hAnsi="Times New Roman"/>
            <w:sz w:val="28"/>
            <w:szCs w:val="28"/>
            <w:lang w:val="en-US"/>
          </w:rPr>
          <w:t>for</w:t>
        </w:r>
        <w:r w:rsidR="007802F9" w:rsidRPr="007802F9">
          <w:rPr>
            <w:rFonts w:ascii="Times New Roman" w:hAnsi="Times New Roman"/>
            <w:sz w:val="28"/>
            <w:szCs w:val="28"/>
            <w:rPrChange w:id="11" w:author="Вильгаук Анастасия Андреевна" w:date="2023-04-26T12:13:00Z">
              <w:rPr>
                <w:rFonts w:ascii="Times New Roman" w:hAnsi="Times New Roman"/>
                <w:sz w:val="28"/>
                <w:szCs w:val="28"/>
                <w:lang w:val="en-US"/>
              </w:rPr>
            </w:rPrChange>
          </w:rPr>
          <w:t>_</w:t>
        </w:r>
        <w:r w:rsidR="007802F9">
          <w:rPr>
            <w:rFonts w:ascii="Times New Roman" w:hAnsi="Times New Roman"/>
            <w:sz w:val="28"/>
            <w:szCs w:val="28"/>
            <w:lang w:val="en-US"/>
          </w:rPr>
          <w:t>course</w:t>
        </w:r>
        <w:r w:rsidR="007802F9" w:rsidRPr="007802F9">
          <w:rPr>
            <w:rFonts w:ascii="Times New Roman" w:hAnsi="Times New Roman"/>
            <w:sz w:val="28"/>
            <w:szCs w:val="28"/>
            <w:rPrChange w:id="12" w:author="Вильгаук Анастасия Андреевна" w:date="2023-04-26T12:13:00Z">
              <w:rPr>
                <w:rFonts w:ascii="Times New Roman" w:hAnsi="Times New Roman"/>
                <w:sz w:val="28"/>
                <w:szCs w:val="28"/>
                <w:lang w:val="en-US"/>
              </w:rPr>
            </w:rPrChange>
          </w:rPr>
          <w:t xml:space="preserve"> </w:t>
        </w:r>
      </w:ins>
      <w:r>
        <w:rPr>
          <w:rFonts w:ascii="Times New Roman" w:hAnsi="Times New Roman"/>
          <w:sz w:val="28"/>
          <w:szCs w:val="28"/>
        </w:rPr>
        <w:t>(</w:t>
      </w:r>
      <w:ins w:id="13" w:author="Вильгаук Анастасия Андреевна" w:date="2023-04-26T12:13:00Z">
        <w:r w:rsidR="007802F9">
          <w:rPr>
            <w:rFonts w:ascii="Times New Roman" w:hAnsi="Times New Roman"/>
            <w:sz w:val="28"/>
            <w:szCs w:val="28"/>
          </w:rPr>
          <w:t>регистрация пользователя</w:t>
        </w:r>
      </w:ins>
      <w:del w:id="14" w:author="Вильгаук Анастасия Андреевна" w:date="2023-04-26T12:13:00Z">
        <w:r w:rsidDel="007802F9">
          <w:rPr>
            <w:rFonts w:ascii="Times New Roman" w:hAnsi="Times New Roman"/>
            <w:sz w:val="28"/>
            <w:szCs w:val="28"/>
          </w:rPr>
          <w:delText>продукты</w:delText>
        </w:r>
      </w:del>
      <w:r>
        <w:rPr>
          <w:rFonts w:ascii="Times New Roman" w:hAnsi="Times New Roman"/>
          <w:sz w:val="28"/>
          <w:szCs w:val="28"/>
        </w:rPr>
        <w:t xml:space="preserve">): </w:t>
      </w:r>
      <w:r w:rsidR="00C50AA4">
        <w:rPr>
          <w:rFonts w:ascii="Times New Roman" w:hAnsi="Times New Roman"/>
          <w:sz w:val="28"/>
          <w:szCs w:val="28"/>
        </w:rPr>
        <w:t>пользователь может записаться на несколько курсов, в свою очередь курс может содержать множество участников.</w:t>
      </w:r>
    </w:p>
    <w:p w14:paraId="0F9940F6" w14:textId="77777777" w:rsidR="00BE1E62" w:rsidRDefault="00EE4938" w:rsidP="00BE1E62">
      <w:pPr>
        <w:tabs>
          <w:tab w:val="left" w:pos="1560"/>
        </w:tabs>
        <w:spacing w:before="360"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EA973B" wp14:editId="39B89783">
            <wp:extent cx="3954780" cy="2170113"/>
            <wp:effectExtent l="0" t="0" r="7620" b="1905"/>
            <wp:docPr id="21" name="Рисунок 21" descr="https://sun9-70.userapi.com/impg/e-iVo7doBT93P1zqxqIOfdh4P48mHSP2Opc9RA/ECS6-3RODhw.jpg?size=599x329&amp;quality=95&amp;sign=fde28be78d0c8c5e47dacd3648018f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0.userapi.com/impg/e-iVo7doBT93P1zqxqIOfdh4P48mHSP2Opc9RA/ECS6-3RODhw.jpg?size=599x329&amp;quality=95&amp;sign=fde28be78d0c8c5e47dacd3648018fdd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879" cy="217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D6D7" w14:textId="77777777" w:rsidR="005C23B4" w:rsidRDefault="005C23B4" w:rsidP="005C23B4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7802F9">
        <w:rPr>
          <w:rFonts w:ascii="Times New Roman" w:hAnsi="Times New Roman"/>
          <w:sz w:val="28"/>
          <w:szCs w:val="28"/>
          <w:lang w:val="en-US"/>
        </w:rPr>
        <w:t xml:space="preserve"> 8 – </w:t>
      </w:r>
      <w:r>
        <w:rPr>
          <w:rFonts w:ascii="Times New Roman" w:hAnsi="Times New Roman"/>
          <w:sz w:val="28"/>
          <w:szCs w:val="28"/>
        </w:rPr>
        <w:t>Связь</w:t>
      </w:r>
      <w:r w:rsidRPr="007802F9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между</w:t>
      </w:r>
      <w:r w:rsidRPr="007802F9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7802F9">
        <w:rPr>
          <w:rFonts w:ascii="Times New Roman" w:hAnsi="Times New Roman"/>
          <w:sz w:val="28"/>
          <w:szCs w:val="28"/>
          <w:lang w:val="en-US"/>
        </w:rPr>
        <w:t>user</w:t>
      </w:r>
      <w:r w:rsidR="007802F9" w:rsidRPr="007802F9">
        <w:rPr>
          <w:rFonts w:ascii="Times New Roman" w:hAnsi="Times New Roman"/>
          <w:sz w:val="28"/>
          <w:szCs w:val="28"/>
          <w:lang w:val="en-US"/>
        </w:rPr>
        <w:t>_</w:t>
      </w:r>
      <w:r w:rsidR="007802F9">
        <w:rPr>
          <w:rFonts w:ascii="Times New Roman" w:hAnsi="Times New Roman"/>
          <w:sz w:val="28"/>
          <w:szCs w:val="28"/>
          <w:lang w:val="en-US"/>
        </w:rPr>
        <w:t>registration</w:t>
      </w:r>
      <w:r w:rsidR="007802F9" w:rsidRPr="007802F9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7802F9">
        <w:rPr>
          <w:rFonts w:ascii="Times New Roman" w:hAnsi="Times New Roman"/>
          <w:sz w:val="28"/>
          <w:szCs w:val="28"/>
        </w:rPr>
        <w:t>и</w:t>
      </w:r>
      <w:r w:rsidR="007802F9" w:rsidRPr="007802F9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7802F9">
        <w:rPr>
          <w:rFonts w:ascii="Times New Roman" w:hAnsi="Times New Roman"/>
          <w:sz w:val="28"/>
          <w:szCs w:val="28"/>
          <w:lang w:val="en-US"/>
        </w:rPr>
        <w:t>registr</w:t>
      </w:r>
      <w:ins w:id="15" w:author="Вильгаук Анастасия Андреевна" w:date="2023-04-26T12:12:00Z">
        <w:r w:rsidR="007802F9">
          <w:rPr>
            <w:rFonts w:ascii="Times New Roman" w:hAnsi="Times New Roman"/>
            <w:sz w:val="28"/>
            <w:szCs w:val="28"/>
            <w:lang w:val="en-US"/>
          </w:rPr>
          <w:t>ation</w:t>
        </w:r>
      </w:ins>
      <w:ins w:id="16" w:author="Вильгаук Анастасия Андреевна" w:date="2023-04-26T12:13:00Z">
        <w:r w:rsidR="007802F9" w:rsidRPr="007802F9">
          <w:rPr>
            <w:rFonts w:ascii="Times New Roman" w:hAnsi="Times New Roman"/>
            <w:sz w:val="28"/>
            <w:szCs w:val="28"/>
            <w:lang w:val="en-US"/>
          </w:rPr>
          <w:t>_</w:t>
        </w:r>
        <w:r w:rsidR="007802F9">
          <w:rPr>
            <w:rFonts w:ascii="Times New Roman" w:hAnsi="Times New Roman"/>
            <w:sz w:val="28"/>
            <w:szCs w:val="28"/>
            <w:lang w:val="en-US"/>
          </w:rPr>
          <w:t>for</w:t>
        </w:r>
        <w:r w:rsidR="007802F9" w:rsidRPr="007802F9">
          <w:rPr>
            <w:rFonts w:ascii="Times New Roman" w:hAnsi="Times New Roman"/>
            <w:sz w:val="28"/>
            <w:szCs w:val="28"/>
            <w:lang w:val="en-US"/>
          </w:rPr>
          <w:t>_</w:t>
        </w:r>
        <w:r w:rsidR="007802F9">
          <w:rPr>
            <w:rFonts w:ascii="Times New Roman" w:hAnsi="Times New Roman"/>
            <w:sz w:val="28"/>
            <w:szCs w:val="28"/>
            <w:lang w:val="en-US"/>
          </w:rPr>
          <w:t>course</w:t>
        </w:r>
      </w:ins>
    </w:p>
    <w:p w14:paraId="7C07B5CB" w14:textId="77777777" w:rsidR="007802F9" w:rsidRDefault="007802F9" w:rsidP="007802F9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Связь </w:t>
      </w:r>
      <w:r w:rsidR="00C50AA4">
        <w:rPr>
          <w:rFonts w:ascii="Times New Roman" w:hAnsi="Times New Roman"/>
          <w:sz w:val="28"/>
          <w:szCs w:val="28"/>
        </w:rPr>
        <w:t xml:space="preserve">один ко многим </w:t>
      </w:r>
      <w:r>
        <w:rPr>
          <w:rFonts w:ascii="Times New Roman" w:hAnsi="Times New Roman"/>
          <w:sz w:val="28"/>
          <w:szCs w:val="28"/>
        </w:rPr>
        <w:t xml:space="preserve">между </w:t>
      </w:r>
      <w:r>
        <w:rPr>
          <w:rFonts w:ascii="Times New Roman" w:hAnsi="Times New Roman"/>
          <w:sz w:val="28"/>
          <w:szCs w:val="28"/>
          <w:lang w:val="en-US"/>
        </w:rPr>
        <w:t>products</w:t>
      </w:r>
      <w:r w:rsidRPr="00B140E8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продукты</w:t>
      </w:r>
      <w:r w:rsidRPr="00B140E8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category</w:t>
      </w:r>
      <w:ins w:id="17" w:author="Вильгаук Анастасия Андреевна" w:date="2023-04-26T12:13:00Z">
        <w:r w:rsidRPr="007802F9">
          <w:rPr>
            <w:rFonts w:ascii="Times New Roman" w:hAnsi="Times New Roman"/>
            <w:sz w:val="28"/>
            <w:szCs w:val="28"/>
            <w:rPrChange w:id="18" w:author="Вильгаук Анастасия Андреевна" w:date="2023-04-26T12:13:00Z">
              <w:rPr>
                <w:rFonts w:ascii="Times New Roman" w:hAnsi="Times New Roman"/>
                <w:sz w:val="28"/>
                <w:szCs w:val="28"/>
                <w:lang w:val="en-US"/>
              </w:rPr>
            </w:rPrChange>
          </w:rPr>
          <w:t xml:space="preserve"> </w:t>
        </w:r>
      </w:ins>
      <w:r>
        <w:rPr>
          <w:rFonts w:ascii="Times New Roman" w:hAnsi="Times New Roman"/>
          <w:sz w:val="28"/>
          <w:szCs w:val="28"/>
        </w:rPr>
        <w:t>(категория</w:t>
      </w:r>
      <w:del w:id="19" w:author="Вильгаук Анастасия Андреевна" w:date="2023-04-26T12:13:00Z">
        <w:r w:rsidDel="007802F9">
          <w:rPr>
            <w:rFonts w:ascii="Times New Roman" w:hAnsi="Times New Roman"/>
            <w:sz w:val="28"/>
            <w:szCs w:val="28"/>
          </w:rPr>
          <w:delText>продукты</w:delText>
        </w:r>
      </w:del>
      <w:r>
        <w:rPr>
          <w:rFonts w:ascii="Times New Roman" w:hAnsi="Times New Roman"/>
          <w:sz w:val="28"/>
          <w:szCs w:val="28"/>
        </w:rPr>
        <w:t xml:space="preserve">): </w:t>
      </w:r>
      <w:r w:rsidR="00C50AA4">
        <w:rPr>
          <w:rFonts w:ascii="Times New Roman" w:hAnsi="Times New Roman"/>
          <w:sz w:val="28"/>
          <w:szCs w:val="28"/>
        </w:rPr>
        <w:t>у одного продукта может быть только одна категория, а категория может содержать в себе несколько товаров</w:t>
      </w:r>
      <w:r>
        <w:rPr>
          <w:rFonts w:ascii="Times New Roman" w:hAnsi="Times New Roman"/>
          <w:sz w:val="28"/>
          <w:szCs w:val="28"/>
        </w:rPr>
        <w:t>.</w:t>
      </w:r>
    </w:p>
    <w:p w14:paraId="4ED615B8" w14:textId="77777777" w:rsidR="00BE1E62" w:rsidRDefault="00EE4938" w:rsidP="00BE1E62">
      <w:pPr>
        <w:tabs>
          <w:tab w:val="left" w:pos="1560"/>
        </w:tabs>
        <w:spacing w:before="360"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9957B3" wp14:editId="0AC66970">
            <wp:extent cx="1752600" cy="2582430"/>
            <wp:effectExtent l="0" t="0" r="0" b="8890"/>
            <wp:docPr id="27" name="Рисунок 27" descr="https://sun9-34.userapi.com/impg/1Y-T4txOAvJWfqK0WXscOG1ruuK3MKhKUrD4Gw/2k5gKZ4Wyhg.jpg?size=335x492&amp;quality=95&amp;sign=5b203cf42a2da7f8f3c9b6f58a1a97a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4.userapi.com/impg/1Y-T4txOAvJWfqK0WXscOG1ruuK3MKhKUrD4Gw/2k5gKZ4Wyhg.jpg?size=335x492&amp;quality=95&amp;sign=5b203cf42a2da7f8f3c9b6f58a1a97a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6" r="6383" b="3361"/>
                    <a:stretch/>
                  </pic:blipFill>
                  <pic:spPr bwMode="auto">
                    <a:xfrm>
                      <a:off x="0" y="0"/>
                      <a:ext cx="1752600" cy="258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C201E" w14:textId="77777777" w:rsidR="007802F9" w:rsidRPr="007802F9" w:rsidRDefault="007802F9" w:rsidP="007802F9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7802F9">
        <w:rPr>
          <w:rFonts w:ascii="Times New Roman" w:hAnsi="Times New Roman"/>
          <w:sz w:val="28"/>
          <w:szCs w:val="28"/>
        </w:rPr>
        <w:t xml:space="preserve"> 9 – </w:t>
      </w:r>
      <w:r>
        <w:rPr>
          <w:rFonts w:ascii="Times New Roman" w:hAnsi="Times New Roman"/>
          <w:sz w:val="28"/>
          <w:szCs w:val="28"/>
        </w:rPr>
        <w:t>Связь</w:t>
      </w:r>
      <w:r w:rsidRPr="00780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между</w:t>
      </w:r>
      <w:r w:rsidRPr="00780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products</w:t>
      </w:r>
      <w:r w:rsidRPr="00B140E8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продукты</w:t>
      </w:r>
      <w:r w:rsidRPr="00B140E8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category</w:t>
      </w:r>
    </w:p>
    <w:p w14:paraId="1A38E46F" w14:textId="77777777" w:rsidR="00925968" w:rsidRDefault="00925968" w:rsidP="00493036">
      <w:pPr>
        <w:pStyle w:val="a9"/>
        <w:spacing w:before="36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2787876"/>
      <w:r w:rsidRPr="00E90BDF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595FBF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E90B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F56F0">
        <w:rPr>
          <w:rFonts w:ascii="Times New Roman" w:hAnsi="Times New Roman" w:cs="Times New Roman"/>
          <w:b/>
          <w:bCs/>
          <w:sz w:val="28"/>
          <w:szCs w:val="28"/>
        </w:rPr>
        <w:t>Анализ функциональных возможностей.</w:t>
      </w:r>
      <w:bookmarkEnd w:id="20"/>
    </w:p>
    <w:p w14:paraId="13A03F62" w14:textId="77777777" w:rsidR="0031307A" w:rsidRDefault="0031307A" w:rsidP="0031307A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1307A">
        <w:rPr>
          <w:rFonts w:ascii="Times New Roman" w:hAnsi="Times New Roman" w:cs="Times New Roman"/>
          <w:bCs/>
          <w:sz w:val="28"/>
          <w:szCs w:val="28"/>
        </w:rPr>
        <w:t>Разработанн</w:t>
      </w:r>
      <w:r w:rsidR="00493036">
        <w:rPr>
          <w:rFonts w:ascii="Times New Roman" w:hAnsi="Times New Roman" w:cs="Times New Roman"/>
          <w:bCs/>
          <w:sz w:val="28"/>
          <w:szCs w:val="28"/>
        </w:rPr>
        <w:t xml:space="preserve">ый сайт по продаже изделий ручной работы </w:t>
      </w:r>
      <w:r w:rsidRPr="0031307A">
        <w:rPr>
          <w:rFonts w:ascii="Times New Roman" w:hAnsi="Times New Roman" w:cs="Times New Roman"/>
          <w:bCs/>
          <w:sz w:val="28"/>
          <w:szCs w:val="28"/>
        </w:rPr>
        <w:t>обладает следующими функциональными возможностями:</w:t>
      </w:r>
    </w:p>
    <w:p w14:paraId="05AC49E7" w14:textId="77777777" w:rsidR="007254BE" w:rsidRPr="00872EDD" w:rsidRDefault="00FB4DBD" w:rsidP="00FB4DBD">
      <w:pPr>
        <w:pStyle w:val="a9"/>
        <w:numPr>
          <w:ilvl w:val="0"/>
          <w:numId w:val="67"/>
        </w:numPr>
        <w:spacing w:after="0" w:line="360" w:lineRule="auto"/>
        <w:ind w:left="0" w:firstLine="1134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</w:t>
      </w:r>
      <w:r w:rsidR="007254BE">
        <w:rPr>
          <w:rFonts w:ascii="Times New Roman" w:hAnsi="Times New Roman" w:cs="Times New Roman"/>
          <w:bCs/>
          <w:sz w:val="28"/>
          <w:szCs w:val="28"/>
        </w:rPr>
        <w:t>оисковая строка: необходима для поиска конкретного товара среди остальных продуктов</w:t>
      </w:r>
      <w:r w:rsidR="00872EDD">
        <w:rPr>
          <w:rFonts w:ascii="Times New Roman" w:hAnsi="Times New Roman" w:cs="Times New Roman"/>
          <w:bCs/>
          <w:sz w:val="28"/>
          <w:szCs w:val="28"/>
        </w:rPr>
        <w:t>. Пользователь вводит свой запрос в строку и после нажатия кнопки на сайте появляются найденные продукты, соответствующие заданному запросу. Если товар не найден, выводится соо</w:t>
      </w:r>
      <w:r w:rsidR="00B20EA9">
        <w:rPr>
          <w:rFonts w:ascii="Times New Roman" w:hAnsi="Times New Roman" w:cs="Times New Roman"/>
          <w:bCs/>
          <w:sz w:val="28"/>
          <w:szCs w:val="28"/>
        </w:rPr>
        <w:t>бщение с введённым запросом и количеством запросов, которое равно нулю</w:t>
      </w:r>
      <w:r w:rsidR="007254BE">
        <w:rPr>
          <w:rFonts w:ascii="Times New Roman" w:hAnsi="Times New Roman" w:cs="Times New Roman"/>
          <w:bCs/>
          <w:sz w:val="28"/>
          <w:szCs w:val="28"/>
        </w:rPr>
        <w:t>;</w:t>
      </w:r>
    </w:p>
    <w:p w14:paraId="3D9BD858" w14:textId="77777777" w:rsidR="007254BE" w:rsidRDefault="00FB4DBD" w:rsidP="00FB4DBD">
      <w:pPr>
        <w:pStyle w:val="a9"/>
        <w:numPr>
          <w:ilvl w:val="0"/>
          <w:numId w:val="67"/>
        </w:numPr>
        <w:spacing w:after="0" w:line="360" w:lineRule="auto"/>
        <w:ind w:left="0" w:firstLine="1134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</w:t>
      </w:r>
      <w:r w:rsidR="007254BE">
        <w:rPr>
          <w:rFonts w:ascii="Times New Roman" w:hAnsi="Times New Roman" w:cs="Times New Roman"/>
          <w:bCs/>
          <w:sz w:val="28"/>
          <w:szCs w:val="28"/>
        </w:rPr>
        <w:t>орзина с товарами пользователя: пользователь</w:t>
      </w:r>
      <w:r w:rsidR="00872EDD" w:rsidRPr="00872ED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72EDD">
        <w:rPr>
          <w:rFonts w:ascii="Times New Roman" w:hAnsi="Times New Roman" w:cs="Times New Roman"/>
          <w:bCs/>
          <w:sz w:val="28"/>
          <w:szCs w:val="28"/>
        </w:rPr>
        <w:t>на странице с товарами может сразу приобрести необходимый товар или добавить его в корзину. Для добавления продукта пользователю необходимо ввести свой логин и пароль. После этого, товар будет отображен</w:t>
      </w:r>
      <w:r w:rsidR="007254B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72EDD">
        <w:rPr>
          <w:rFonts w:ascii="Times New Roman" w:hAnsi="Times New Roman" w:cs="Times New Roman"/>
          <w:bCs/>
          <w:sz w:val="28"/>
          <w:szCs w:val="28"/>
        </w:rPr>
        <w:t>в личном профиле пользователя</w:t>
      </w:r>
      <w:r w:rsidR="00B20EA9">
        <w:rPr>
          <w:rFonts w:ascii="Times New Roman" w:hAnsi="Times New Roman" w:cs="Times New Roman"/>
          <w:bCs/>
          <w:sz w:val="28"/>
          <w:szCs w:val="28"/>
        </w:rPr>
        <w:t>;</w:t>
      </w:r>
    </w:p>
    <w:p w14:paraId="1EC76F01" w14:textId="77777777" w:rsidR="00B20EA9" w:rsidRPr="008A62B0" w:rsidRDefault="00FB4DBD" w:rsidP="00FB4DBD">
      <w:pPr>
        <w:pStyle w:val="a9"/>
        <w:numPr>
          <w:ilvl w:val="0"/>
          <w:numId w:val="67"/>
        </w:numPr>
        <w:spacing w:after="0" w:line="360" w:lineRule="auto"/>
        <w:ind w:left="0" w:firstLine="1134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</w:t>
      </w:r>
      <w:r w:rsidR="00B20EA9">
        <w:rPr>
          <w:rFonts w:ascii="Times New Roman" w:hAnsi="Times New Roman" w:cs="Times New Roman"/>
          <w:bCs/>
          <w:sz w:val="28"/>
          <w:szCs w:val="28"/>
        </w:rPr>
        <w:t xml:space="preserve">егистрация: пользователь может создать свой профиль, пройдя регистрацию. Для этого ему необходимо ввести свое ФИО и электронную почту, а также придумать логин и пароль. При этом пароль необходимо продублировать, для проверки правильности ввода. Если логины регистрирующегося пользователя и уже зарегистрированного </w:t>
      </w:r>
      <w:r w:rsidR="008A62B0">
        <w:rPr>
          <w:rFonts w:ascii="Times New Roman" w:hAnsi="Times New Roman" w:cs="Times New Roman"/>
          <w:bCs/>
          <w:sz w:val="28"/>
          <w:szCs w:val="28"/>
        </w:rPr>
        <w:t>будут совпадать, то на экран выведется сообщение о том, что необходимо сменить логин и процесс регистрации начнется заново. Отправить пустую форму не выйдет, так как все поля являются обязательными для ввода данных. Отправив правильно заполненную форму, пользователю выводится сообщение о</w:t>
      </w:r>
      <w:r w:rsidR="00E84735">
        <w:rPr>
          <w:rFonts w:ascii="Times New Roman" w:hAnsi="Times New Roman" w:cs="Times New Roman"/>
          <w:bCs/>
          <w:sz w:val="28"/>
          <w:szCs w:val="28"/>
        </w:rPr>
        <w:t>б</w:t>
      </w:r>
      <w:r w:rsidR="008A62B0">
        <w:rPr>
          <w:rFonts w:ascii="Times New Roman" w:hAnsi="Times New Roman" w:cs="Times New Roman"/>
          <w:bCs/>
          <w:sz w:val="28"/>
          <w:szCs w:val="28"/>
        </w:rPr>
        <w:t xml:space="preserve"> успешной регистрации на сайте</w:t>
      </w:r>
      <w:r w:rsidR="008A62B0" w:rsidRPr="008A62B0">
        <w:rPr>
          <w:rFonts w:ascii="Times New Roman" w:hAnsi="Times New Roman" w:cs="Times New Roman"/>
          <w:bCs/>
          <w:sz w:val="28"/>
          <w:szCs w:val="28"/>
        </w:rPr>
        <w:t>;</w:t>
      </w:r>
    </w:p>
    <w:p w14:paraId="63FA3454" w14:textId="77777777" w:rsidR="008A62B0" w:rsidRPr="00E84735" w:rsidRDefault="00FB4DBD" w:rsidP="00FB4DBD">
      <w:pPr>
        <w:pStyle w:val="a9"/>
        <w:numPr>
          <w:ilvl w:val="0"/>
          <w:numId w:val="67"/>
        </w:numPr>
        <w:spacing w:after="0" w:line="360" w:lineRule="auto"/>
        <w:ind w:left="0" w:firstLine="1134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84735">
        <w:rPr>
          <w:rFonts w:ascii="Times New Roman" w:hAnsi="Times New Roman" w:cs="Times New Roman"/>
          <w:bCs/>
          <w:sz w:val="28"/>
          <w:szCs w:val="28"/>
        </w:rPr>
        <w:t>а</w:t>
      </w:r>
      <w:r w:rsidR="008A62B0" w:rsidRPr="00E84735">
        <w:rPr>
          <w:rFonts w:ascii="Times New Roman" w:hAnsi="Times New Roman" w:cs="Times New Roman"/>
          <w:bCs/>
          <w:sz w:val="28"/>
          <w:szCs w:val="28"/>
        </w:rPr>
        <w:t>вторизация: только зарегистрированный пользователь может зайти на профиль</w:t>
      </w:r>
      <w:r w:rsidR="00583E69" w:rsidRPr="00E84735">
        <w:rPr>
          <w:rFonts w:ascii="Times New Roman" w:hAnsi="Times New Roman" w:cs="Times New Roman"/>
          <w:bCs/>
          <w:sz w:val="28"/>
          <w:szCs w:val="28"/>
        </w:rPr>
        <w:t>, для этого ему необходимо ввести свой логин и пароль</w:t>
      </w:r>
      <w:r w:rsidR="008A62B0" w:rsidRPr="00E84735">
        <w:rPr>
          <w:rFonts w:ascii="Times New Roman" w:hAnsi="Times New Roman" w:cs="Times New Roman"/>
          <w:bCs/>
          <w:sz w:val="28"/>
          <w:szCs w:val="28"/>
        </w:rPr>
        <w:t xml:space="preserve">. Если обычный пользователь попробует зайти в профиль, </w:t>
      </w:r>
      <w:r w:rsidR="00583E69" w:rsidRPr="00E84735">
        <w:rPr>
          <w:rFonts w:ascii="Times New Roman" w:hAnsi="Times New Roman" w:cs="Times New Roman"/>
          <w:bCs/>
          <w:sz w:val="28"/>
          <w:szCs w:val="28"/>
        </w:rPr>
        <w:t xml:space="preserve">то получит </w:t>
      </w:r>
      <w:r w:rsidR="00583E69" w:rsidRPr="00E84735">
        <w:rPr>
          <w:rFonts w:ascii="Times New Roman" w:hAnsi="Times New Roman" w:cs="Times New Roman"/>
          <w:bCs/>
          <w:sz w:val="28"/>
          <w:szCs w:val="28"/>
        </w:rPr>
        <w:lastRenderedPageBreak/>
        <w:t>сообщение о неверном логине или пароле. При отправке пустой формы выводится соответствующее сообщение;</w:t>
      </w:r>
    </w:p>
    <w:p w14:paraId="10B678D9" w14:textId="77777777" w:rsidR="00583E69" w:rsidRPr="00E84735" w:rsidRDefault="00FB4DBD" w:rsidP="00FB4DBD">
      <w:pPr>
        <w:pStyle w:val="a9"/>
        <w:numPr>
          <w:ilvl w:val="0"/>
          <w:numId w:val="67"/>
        </w:numPr>
        <w:spacing w:after="0" w:line="360" w:lineRule="auto"/>
        <w:ind w:left="0" w:firstLine="1134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84735">
        <w:rPr>
          <w:rFonts w:ascii="Times New Roman" w:hAnsi="Times New Roman" w:cs="Times New Roman"/>
          <w:bCs/>
          <w:sz w:val="28"/>
          <w:szCs w:val="28"/>
        </w:rPr>
        <w:t>з</w:t>
      </w:r>
      <w:r w:rsidR="00583E69" w:rsidRPr="00E84735">
        <w:rPr>
          <w:rFonts w:ascii="Times New Roman" w:hAnsi="Times New Roman" w:cs="Times New Roman"/>
          <w:bCs/>
          <w:sz w:val="28"/>
          <w:szCs w:val="28"/>
        </w:rPr>
        <w:t>апись на курс:</w:t>
      </w:r>
      <w:r w:rsidR="00445B83" w:rsidRPr="00E84735">
        <w:rPr>
          <w:rFonts w:ascii="Times New Roman" w:hAnsi="Times New Roman" w:cs="Times New Roman"/>
          <w:bCs/>
          <w:sz w:val="28"/>
          <w:szCs w:val="28"/>
        </w:rPr>
        <w:t xml:space="preserve"> пользователь может оставить заявку на участие в курсе введя свои ФИО, почту и номер телефона. Отправив заполненную форму, выводится сообщение с благодарностью.</w:t>
      </w:r>
    </w:p>
    <w:p w14:paraId="4346D9C0" w14:textId="77777777" w:rsidR="00BE1E62" w:rsidRDefault="00DB34D2" w:rsidP="009A0372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Алгоритмом можно назвать</w:t>
      </w:r>
      <w:r w:rsidR="00FB4DB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точное описание последовательности действий, </w:t>
      </w:r>
      <w:r w:rsidR="009A0372">
        <w:rPr>
          <w:rFonts w:ascii="Times New Roman" w:hAnsi="Times New Roman" w:cs="Times New Roman"/>
          <w:bCs/>
          <w:sz w:val="28"/>
          <w:szCs w:val="28"/>
        </w:rPr>
        <w:t>которое приводит к решению поставленной задачи.</w:t>
      </w:r>
    </w:p>
    <w:p w14:paraId="101C6814" w14:textId="77777777" w:rsidR="00A44BBA" w:rsidRPr="00BE1E62" w:rsidRDefault="00BE1E62" w:rsidP="00BE1E6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CD18C20" w14:textId="77777777" w:rsidR="00A44BBA" w:rsidRPr="003D4110" w:rsidRDefault="00886EF1" w:rsidP="003D4110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78C7A774" wp14:editId="1E700F12">
                <wp:simplePos x="0" y="0"/>
                <wp:positionH relativeFrom="column">
                  <wp:posOffset>858203</wp:posOffset>
                </wp:positionH>
                <wp:positionV relativeFrom="paragraph">
                  <wp:posOffset>-324802</wp:posOffset>
                </wp:positionV>
                <wp:extent cx="4096385" cy="9325281"/>
                <wp:effectExtent l="0" t="0" r="0" b="28575"/>
                <wp:wrapNone/>
                <wp:docPr id="634" name="Группа 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6385" cy="9325281"/>
                          <a:chOff x="0" y="0"/>
                          <a:chExt cx="4096385" cy="9325281"/>
                        </a:xfrm>
                      </wpg:grpSpPr>
                      <wps:wsp>
                        <wps:cNvPr id="624" name="Прямоугольник 624"/>
                        <wps:cNvSpPr/>
                        <wps:spPr>
                          <a:xfrm>
                            <a:off x="990600" y="7696200"/>
                            <a:ext cx="260666" cy="273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6370B6" w14:textId="77777777" w:rsidR="00B04A18" w:rsidRPr="00597DFE" w:rsidRDefault="00B04A18" w:rsidP="00597DF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8"/>
                                </w:rPr>
                              </w:pPr>
                              <w:r w:rsidRPr="00597DFE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8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33" name="Группа 633"/>
                        <wpg:cNvGrpSpPr/>
                        <wpg:grpSpPr>
                          <a:xfrm>
                            <a:off x="0" y="0"/>
                            <a:ext cx="4096385" cy="9325281"/>
                            <a:chOff x="0" y="0"/>
                            <a:chExt cx="4096385" cy="9325281"/>
                          </a:xfrm>
                        </wpg:grpSpPr>
                        <wpg:grpSp>
                          <wpg:cNvPr id="630" name="Группа 630"/>
                          <wpg:cNvGrpSpPr/>
                          <wpg:grpSpPr>
                            <a:xfrm>
                              <a:off x="0" y="0"/>
                              <a:ext cx="4096385" cy="9325281"/>
                              <a:chOff x="0" y="0"/>
                              <a:chExt cx="4096385" cy="9325281"/>
                            </a:xfrm>
                          </wpg:grpSpPr>
                          <wpg:grpSp>
                            <wpg:cNvPr id="629" name="Группа 629"/>
                            <wpg:cNvGrpSpPr/>
                            <wpg:grpSpPr>
                              <a:xfrm>
                                <a:off x="0" y="0"/>
                                <a:ext cx="4096385" cy="9325281"/>
                                <a:chOff x="0" y="0"/>
                                <a:chExt cx="4096385" cy="9325281"/>
                              </a:xfrm>
                            </wpg:grpSpPr>
                            <wpg:grpSp>
                              <wpg:cNvPr id="628" name="Группа 628"/>
                              <wpg:cNvGrpSpPr/>
                              <wpg:grpSpPr>
                                <a:xfrm>
                                  <a:off x="0" y="0"/>
                                  <a:ext cx="4096385" cy="9325281"/>
                                  <a:chOff x="0" y="0"/>
                                  <a:chExt cx="4096385" cy="9325281"/>
                                </a:xfrm>
                              </wpg:grpSpPr>
                              <wps:wsp>
                                <wps:cNvPr id="621" name="Прямоугольник 621"/>
                                <wps:cNvSpPr/>
                                <wps:spPr>
                                  <a:xfrm>
                                    <a:off x="856474" y="2333582"/>
                                    <a:ext cx="260666" cy="27307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0127247A" w14:textId="77777777" w:rsidR="00B04A18" w:rsidRPr="00597DFE" w:rsidRDefault="00B04A18" w:rsidP="00597DFE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8"/>
                                        </w:rPr>
                                      </w:pPr>
                                      <w:r w:rsidRPr="00597DFE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8"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627" name="Группа 627"/>
                                <wpg:cNvGrpSpPr/>
                                <wpg:grpSpPr>
                                  <a:xfrm>
                                    <a:off x="0" y="0"/>
                                    <a:ext cx="4096385" cy="9325281"/>
                                    <a:chOff x="0" y="0"/>
                                    <a:chExt cx="4096385" cy="9325281"/>
                                  </a:xfrm>
                                </wpg:grpSpPr>
                                <wpg:grpSp>
                                  <wpg:cNvPr id="603" name="Группа 603"/>
                                  <wpg:cNvGrpSpPr/>
                                  <wpg:grpSpPr>
                                    <a:xfrm>
                                      <a:off x="0" y="0"/>
                                      <a:ext cx="4096385" cy="9325281"/>
                                      <a:chOff x="0" y="0"/>
                                      <a:chExt cx="4096385" cy="9325281"/>
                                    </a:xfrm>
                                  </wpg:grpSpPr>
                                  <wpg:grpSp>
                                    <wpg:cNvPr id="215" name="Группа 215"/>
                                    <wpg:cNvGrpSpPr/>
                                    <wpg:grpSpPr>
                                      <a:xfrm>
                                        <a:off x="718457" y="7914904"/>
                                        <a:ext cx="2534920" cy="126365"/>
                                        <a:chOff x="0" y="0"/>
                                        <a:chExt cx="2535382" cy="126587"/>
                                      </a:xfrm>
                                    </wpg:grpSpPr>
                                    <wps:wsp>
                                      <wps:cNvPr id="216" name="Прямая соединительная линия 216"/>
                                      <wps:cNvCnPr/>
                                      <wps:spPr>
                                        <a:xfrm>
                                          <a:off x="0" y="0"/>
                                          <a:ext cx="2533650" cy="635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18" name="Прямая со стрелкой 218"/>
                                      <wps:cNvCnPr/>
                                      <wps:spPr>
                                        <a:xfrm>
                                          <a:off x="0" y="0"/>
                                          <a:ext cx="0" cy="12065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19" name="Прямая со стрелкой 219"/>
                                      <wps:cNvCnPr/>
                                      <wps:spPr>
                                        <a:xfrm>
                                          <a:off x="2535382" y="5937"/>
                                          <a:ext cx="0" cy="12065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68" name="Группа 68"/>
                                    <wpg:cNvGrpSpPr/>
                                    <wpg:grpSpPr>
                                      <a:xfrm>
                                        <a:off x="2612571" y="8009907"/>
                                        <a:ext cx="1324610" cy="951122"/>
                                        <a:chOff x="-36192" y="0"/>
                                        <a:chExt cx="1324708" cy="951268"/>
                                      </a:xfrm>
                                    </wpg:grpSpPr>
                                    <wps:wsp>
                                      <wps:cNvPr id="69" name="Блок-схема: процесс 69"/>
                                      <wps:cNvSpPr/>
                                      <wps:spPr>
                                        <a:xfrm>
                                          <a:off x="76200" y="0"/>
                                          <a:ext cx="1079500" cy="719455"/>
                                        </a:xfrm>
                                        <a:prstGeom prst="flowChartProcess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0" name="Надпись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-36192" y="11959"/>
                                          <a:ext cx="1324708" cy="93930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70981C7" w14:textId="77777777" w:rsidR="00B04A18" w:rsidRPr="005E18FA" w:rsidRDefault="00B04A18" w:rsidP="00E6440C">
                                            <w:pPr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  <w:t>просмотр информации на страницах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105" name="Группа 105"/>
                                    <wpg:cNvGrpSpPr/>
                                    <wpg:grpSpPr>
                                      <a:xfrm>
                                        <a:off x="213755" y="8009907"/>
                                        <a:ext cx="1119505" cy="824230"/>
                                        <a:chOff x="73840" y="0"/>
                                        <a:chExt cx="1119637" cy="824971"/>
                                      </a:xfrm>
                                    </wpg:grpSpPr>
                                    <wps:wsp>
                                      <wps:cNvPr id="106" name="Блок-схема: процесс 106"/>
                                      <wps:cNvSpPr/>
                                      <wps:spPr>
                                        <a:xfrm>
                                          <a:off x="76200" y="0"/>
                                          <a:ext cx="1079500" cy="719455"/>
                                        </a:xfrm>
                                        <a:prstGeom prst="flowChartProcess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07" name="Надпись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73840" y="45268"/>
                                          <a:ext cx="1119637" cy="77970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5751590" w14:textId="77777777" w:rsidR="00B04A18" w:rsidRPr="005E18FA" w:rsidRDefault="00B04A18" w:rsidP="00773230">
                                            <w:pPr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  <w:t>переход на страницу «Товары»</w:t>
                                            </w:r>
                                          </w:p>
                                          <w:p w14:paraId="37C90F28" w14:textId="77777777" w:rsidR="00B04A18" w:rsidRPr="005E18FA" w:rsidRDefault="00B04A18" w:rsidP="00773230">
                                            <w:pPr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74" name="Группа 74"/>
                                    <wpg:cNvGrpSpPr/>
                                    <wpg:grpSpPr>
                                      <a:xfrm>
                                        <a:off x="1525979" y="7558645"/>
                                        <a:ext cx="1081405" cy="812800"/>
                                        <a:chOff x="0" y="0"/>
                                        <a:chExt cx="1082430" cy="814472"/>
                                      </a:xfrm>
                                    </wpg:grpSpPr>
                                    <wps:wsp>
                                      <wps:cNvPr id="75" name="Блок-схема: решение 75"/>
                                      <wps:cNvSpPr/>
                                      <wps:spPr>
                                        <a:xfrm>
                                          <a:off x="0" y="0"/>
                                          <a:ext cx="1080000" cy="720000"/>
                                        </a:xfrm>
                                        <a:prstGeom prst="flowChartDecision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1" name="Надпись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0706" y="157979"/>
                                          <a:ext cx="1041724" cy="6564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76CB5CB" w14:textId="77777777" w:rsidR="00B04A18" w:rsidRPr="005E18FA" w:rsidRDefault="00B04A18" w:rsidP="003D4110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  <w:sz w:val="14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  <w:sz w:val="18"/>
                                              </w:rPr>
                                              <w:t>необходимо купить товар?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26" name="Блок-схема: узел 126"/>
                                    <wps:cNvSpPr/>
                                    <wps:spPr>
                                      <a:xfrm>
                                        <a:off x="1900052" y="8965871"/>
                                        <a:ext cx="359410" cy="359410"/>
                                      </a:xfrm>
                                      <a:prstGeom prst="flowChartConnector">
                                        <a:avLst/>
                                      </a:prstGeom>
                                      <a:noFill/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602" name="Группа 602"/>
                                    <wpg:cNvGrpSpPr/>
                                    <wpg:grpSpPr>
                                      <a:xfrm>
                                        <a:off x="0" y="0"/>
                                        <a:ext cx="4096385" cy="7596098"/>
                                        <a:chOff x="0" y="0"/>
                                        <a:chExt cx="4096385" cy="7596098"/>
                                      </a:xfrm>
                                    </wpg:grpSpPr>
                                    <wpg:grpSp>
                                      <wpg:cNvPr id="599" name="Группа 599"/>
                                      <wpg:cNvGrpSpPr/>
                                      <wpg:grpSpPr>
                                        <a:xfrm>
                                          <a:off x="0" y="0"/>
                                          <a:ext cx="3786823" cy="4505189"/>
                                          <a:chOff x="0" y="0"/>
                                          <a:chExt cx="3786823" cy="4505189"/>
                                        </a:xfrm>
                                      </wpg:grpSpPr>
                                      <wpg:grpSp>
                                        <wpg:cNvPr id="45" name="Группа 45"/>
                                        <wpg:cNvGrpSpPr/>
                                        <wpg:grpSpPr>
                                          <a:xfrm>
                                            <a:off x="2462213" y="2624138"/>
                                            <a:ext cx="1324610" cy="939165"/>
                                            <a:chOff x="-70700" y="-48430"/>
                                            <a:chExt cx="1324708" cy="939309"/>
                                          </a:xfrm>
                                        </wpg:grpSpPr>
                                        <wps:wsp>
                                          <wps:cNvPr id="46" name="Блок-схема: процесс 46"/>
                                          <wps:cNvSpPr/>
                                          <wps:spPr>
                                            <a:xfrm>
                                              <a:off x="76200" y="0"/>
                                              <a:ext cx="1079500" cy="719455"/>
                                            </a:xfrm>
                                            <a:prstGeom prst="flowChartProcess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" name="Надпись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-70700" y="-48430"/>
                                              <a:ext cx="1324708" cy="9393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5768CCA" w14:textId="77777777" w:rsidR="00B04A18" w:rsidRPr="005E18FA" w:rsidRDefault="00B04A18" w:rsidP="00A77CD6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  <w:t>просмотр основного контента страницы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597" name="Группа 597"/>
                                        <wpg:cNvGrpSpPr/>
                                        <wpg:grpSpPr>
                                          <a:xfrm>
                                            <a:off x="609600" y="0"/>
                                            <a:ext cx="2535382" cy="2910205"/>
                                            <a:chOff x="0" y="0"/>
                                            <a:chExt cx="2535382" cy="2910205"/>
                                          </a:xfrm>
                                        </wpg:grpSpPr>
                                        <wpg:grpSp>
                                          <wpg:cNvPr id="575" name="Группа 575"/>
                                          <wpg:cNvGrpSpPr/>
                                          <wpg:grpSpPr>
                                            <a:xfrm>
                                              <a:off x="0" y="2543175"/>
                                              <a:ext cx="2535382" cy="126587"/>
                                              <a:chOff x="0" y="0"/>
                                              <a:chExt cx="2535382" cy="126587"/>
                                            </a:xfrm>
                                          </wpg:grpSpPr>
                                          <wps:wsp>
                                            <wps:cNvPr id="572" name="Прямая соединительная линия 572"/>
                                            <wps:cNvCnPr/>
                                            <wps:spPr>
                                              <a:xfrm>
                                                <a:off x="0" y="0"/>
                                                <a:ext cx="2533650" cy="63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3" name="Прямая со стрелкой 573"/>
                                            <wps:cNvCnPr/>
                                            <wps:spPr>
                                              <a:xfrm>
                                                <a:off x="0" y="0"/>
                                                <a:ext cx="0" cy="1206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4" name="Прямая со стрелкой 574"/>
                                            <wps:cNvCnPr/>
                                            <wps:spPr>
                                              <a:xfrm>
                                                <a:off x="2535382" y="5937"/>
                                                <a:ext cx="0" cy="1206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g:grpSp>
                                          <wpg:cNvPr id="51" name="Группа 51"/>
                                          <wpg:cNvGrpSpPr/>
                                          <wpg:grpSpPr>
                                            <a:xfrm>
                                              <a:off x="781050" y="2190750"/>
                                              <a:ext cx="1079500" cy="719455"/>
                                              <a:chOff x="0" y="0"/>
                                              <a:chExt cx="1080000" cy="720000"/>
                                            </a:xfrm>
                                          </wpg:grpSpPr>
                                          <wps:wsp>
                                            <wps:cNvPr id="52" name="Блок-схема: решение 52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080000" cy="720000"/>
                                              </a:xfrm>
                                              <a:prstGeom prst="flowChartDecision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3" name="Надпись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57966" y="169023"/>
                                                <a:ext cx="994943" cy="40055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40AA6F55" w14:textId="77777777" w:rsidR="00B04A18" w:rsidRPr="005E18FA" w:rsidRDefault="00B04A18" w:rsidP="00A77CD6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rFonts w:ascii="Times New Roman" w:hAnsi="Times New Roman" w:cs="Times New Roman"/>
                                                      <w:sz w:val="14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  <w:sz w:val="18"/>
                                                    </w:rPr>
                                                    <w:t>нужно быстро найти товар?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596" name="Группа 596"/>
                                          <wpg:cNvGrpSpPr/>
                                          <wpg:grpSpPr>
                                            <a:xfrm>
                                              <a:off x="714375" y="0"/>
                                              <a:ext cx="1243330" cy="2067243"/>
                                              <a:chOff x="0" y="0"/>
                                              <a:chExt cx="1243330" cy="2067243"/>
                                            </a:xfrm>
                                          </wpg:grpSpPr>
                                          <wpg:grpSp>
                                            <wpg:cNvPr id="9" name="Группа 9"/>
                                            <wpg:cNvGrpSpPr/>
                                            <wpg:grpSpPr>
                                              <a:xfrm>
                                                <a:off x="114300" y="0"/>
                                                <a:ext cx="1079500" cy="359410"/>
                                                <a:chOff x="0" y="0"/>
                                                <a:chExt cx="1080000" cy="360000"/>
                                              </a:xfrm>
                                            </wpg:grpSpPr>
                                            <wps:wsp>
                                              <wps:cNvPr id="5" name="Блок-схема: знак завершения 5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080000" cy="360000"/>
                                                </a:xfrm>
                                                <a:prstGeom prst="flowChartTerminator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solidFill>
                                                    <a:schemeClr val="tx1">
                                                      <a:lumMod val="95000"/>
                                                      <a:lumOff val="5000"/>
                                                    </a:schemeClr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7" name="Надпись 2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212141" y="29260"/>
                                                  <a:ext cx="661670" cy="2933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29A19359" w14:textId="77777777" w:rsidR="00B04A18" w:rsidRPr="00A91BCB" w:rsidRDefault="00B04A18">
                                                    <w:pPr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</w:rPr>
                                                    </w:pPr>
                                                    <w:r w:rsidRPr="00A91BCB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</w:rPr>
                                                      <w:t>начало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6" name="Группа 16"/>
                                            <wpg:cNvGrpSpPr/>
                                            <wpg:grpSpPr>
                                              <a:xfrm>
                                                <a:off x="52388" y="490538"/>
                                                <a:ext cx="1155700" cy="719455"/>
                                                <a:chOff x="0" y="0"/>
                                                <a:chExt cx="1155700" cy="720000"/>
                                              </a:xfrm>
                                            </wpg:grpSpPr>
                                            <wps:wsp>
                                              <wps:cNvPr id="17" name="Блок-схема: данные 17"/>
                                              <wps:cNvSpPr/>
                                              <wps:spPr>
                                                <a:xfrm>
                                                  <a:off x="38100" y="0"/>
                                                  <a:ext cx="1080000" cy="720000"/>
                                                </a:xfrm>
                                                <a:prstGeom prst="flowChartInputOutpu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8" name="Надпись 2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0" y="120650"/>
                                                  <a:ext cx="1155700" cy="5130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83ABCC8" w14:textId="77777777" w:rsidR="00B04A18" w:rsidRPr="005E18FA" w:rsidRDefault="00B04A18" w:rsidP="005E18FA">
                                                    <w:pPr>
                                                      <w:jc w:val="center"/>
                                                      <w:rPr>
                                                        <w:rFonts w:ascii="Times New Roman" w:hAnsi="Times New Roman" w:cs="Times New Roma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 w:cs="Times New Roman"/>
                                                      </w:rPr>
                                                      <w:t>в</w:t>
                                                    </w:r>
                                                    <w:r w:rsidRPr="005E18FA">
                                                      <w:rPr>
                                                        <w:rFonts w:ascii="Times New Roman" w:hAnsi="Times New Roman" w:cs="Times New Roman"/>
                                                      </w:rPr>
                                                      <w:t>ход пользователя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41" name="Группа 41"/>
                                            <wpg:cNvGrpSpPr/>
                                            <wpg:grpSpPr>
                                              <a:xfrm>
                                                <a:off x="0" y="1347788"/>
                                                <a:ext cx="1243330" cy="719455"/>
                                                <a:chOff x="0" y="0"/>
                                                <a:chExt cx="1243330" cy="719455"/>
                                              </a:xfrm>
                                            </wpg:grpSpPr>
                                            <wps:wsp>
                                              <wps:cNvPr id="22" name="Блок-схема: процесс 22"/>
                                              <wps:cNvSpPr/>
                                              <wps:spPr>
                                                <a:xfrm>
                                                  <a:off x="76200" y="0"/>
                                                  <a:ext cx="1079500" cy="719455"/>
                                                </a:xfrm>
                                                <a:prstGeom prst="flowChartProcess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3" name="Надпись 2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0" y="105139"/>
                                                  <a:ext cx="1243330" cy="5626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5F449788" w14:textId="77777777" w:rsidR="00B04A18" w:rsidRPr="005E18FA" w:rsidRDefault="00B04A18" w:rsidP="005E18FA">
                                                    <w:pPr>
                                                      <w:jc w:val="center"/>
                                                      <w:rPr>
                                                        <w:rFonts w:ascii="Times New Roman" w:hAnsi="Times New Roman" w:cs="Times New Roma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 w:cs="Times New Roman"/>
                                                      </w:rPr>
                                                      <w:t>пребывание на главной странице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568" name="Прямая со стрелкой 568"/>
                                            <wps:cNvCnPr/>
                                            <wps:spPr>
                                              <a:xfrm>
                                                <a:off x="642938" y="361950"/>
                                                <a:ext cx="0" cy="1206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69" name="Прямая со стрелкой 569"/>
                                            <wps:cNvCnPr/>
                                            <wps:spPr>
                                              <a:xfrm>
                                                <a:off x="623888" y="1219200"/>
                                                <a:ext cx="0" cy="12077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570" name="Прямая со стрелкой 570"/>
                                          <wps:cNvCnPr/>
                                          <wps:spPr>
                                            <a:xfrm>
                                              <a:off x="1314450" y="2071688"/>
                                              <a:ext cx="0" cy="12065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g:grpSp>
                                        <wpg:cNvPr id="598" name="Группа 598"/>
                                        <wpg:cNvGrpSpPr/>
                                        <wpg:grpSpPr>
                                          <a:xfrm>
                                            <a:off x="0" y="2667000"/>
                                            <a:ext cx="3223123" cy="1838189"/>
                                            <a:chOff x="0" y="0"/>
                                            <a:chExt cx="3223123" cy="1838189"/>
                                          </a:xfrm>
                                        </wpg:grpSpPr>
                                        <wpg:grpSp>
                                          <wpg:cNvPr id="65" name="Группа 65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1243330" cy="719455"/>
                                              <a:chOff x="0" y="0"/>
                                              <a:chExt cx="1243330" cy="719455"/>
                                            </a:xfrm>
                                          </wpg:grpSpPr>
                                          <wps:wsp>
                                            <wps:cNvPr id="66" name="Блок-схема: процесс 66"/>
                                            <wps:cNvSpPr/>
                                            <wps:spPr>
                                              <a:xfrm>
                                                <a:off x="76200" y="0"/>
                                                <a:ext cx="1079500" cy="71945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67" name="Надпись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0" y="42361"/>
                                                <a:ext cx="1243330" cy="6216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020343A0" w14:textId="77777777" w:rsidR="00B04A18" w:rsidRPr="005E18FA" w:rsidRDefault="00B04A18" w:rsidP="00E6440C">
                                                  <w:pPr>
                                                    <w:jc w:val="center"/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  <w:t>ввод запроса в поисковую строку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99" name="Группа 99"/>
                                          <wpg:cNvGrpSpPr/>
                                          <wpg:grpSpPr>
                                            <a:xfrm>
                                              <a:off x="85725" y="866775"/>
                                              <a:ext cx="1089025" cy="718820"/>
                                              <a:chOff x="65448" y="0"/>
                                              <a:chExt cx="1254082" cy="719455"/>
                                            </a:xfrm>
                                          </wpg:grpSpPr>
                                          <wps:wsp>
                                            <wps:cNvPr id="100" name="Блок-схема: процесс 100"/>
                                            <wps:cNvSpPr/>
                                            <wps:spPr>
                                              <a:xfrm>
                                                <a:off x="76200" y="0"/>
                                                <a:ext cx="1243330" cy="71945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01" name="Надпись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65448" y="46875"/>
                                                <a:ext cx="1243330" cy="6216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27641C4" w14:textId="77777777" w:rsidR="00B04A18" w:rsidRPr="005E18FA" w:rsidRDefault="00B04A18" w:rsidP="009F31AB">
                                                  <w:pPr>
                                                    <w:jc w:val="center"/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  <w:t>просмотр результатов поиска</w:t>
                                                  </w:r>
                                                </w:p>
                                                <w:p w14:paraId="6DC5E3AD" w14:textId="77777777" w:rsidR="00B04A18" w:rsidRPr="005E18FA" w:rsidRDefault="00B04A18" w:rsidP="009F31AB">
                                                  <w:pPr>
                                                    <w:jc w:val="center"/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571" name="Прямая со стрелкой 571"/>
                                          <wps:cNvCnPr/>
                                          <wps:spPr>
                                            <a:xfrm>
                                              <a:off x="623888" y="723900"/>
                                              <a:ext cx="0" cy="12065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208" name="Группа 208"/>
                                          <wpg:cNvGrpSpPr/>
                                          <wpg:grpSpPr>
                                            <a:xfrm>
                                              <a:off x="642938" y="728663"/>
                                              <a:ext cx="2580185" cy="1109526"/>
                                              <a:chOff x="0" y="0"/>
                                              <a:chExt cx="2580185" cy="1109526"/>
                                            </a:xfrm>
                                          </wpg:grpSpPr>
                                          <wpg:grpSp>
                                            <wpg:cNvPr id="205" name="Группа 205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2580185" cy="1000361"/>
                                                <a:chOff x="0" y="0"/>
                                                <a:chExt cx="2580185" cy="1000361"/>
                                              </a:xfrm>
                                            </wpg:grpSpPr>
                                            <wps:wsp>
                                              <wps:cNvPr id="197" name="Прямая соединительная линия 197"/>
                                              <wps:cNvCnPr/>
                                              <wps:spPr>
                                                <a:xfrm>
                                                  <a:off x="0" y="980601"/>
                                                  <a:ext cx="2580185" cy="507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200" name="Прямая со стрелкой 200"/>
                                              <wps:cNvCnPr/>
                                              <wps:spPr>
                                                <a:xfrm>
                                                  <a:off x="0" y="864750"/>
                                                  <a:ext cx="0" cy="12065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202" name="Прямая со стрелкой 202"/>
                                              <wps:cNvCnPr/>
                                              <wps:spPr>
                                                <a:xfrm>
                                                  <a:off x="2561147" y="0"/>
                                                  <a:ext cx="17335" cy="1000361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  <wps:wsp>
                                            <wps:cNvPr id="203" name="Прямая со стрелкой 203"/>
                                            <wps:cNvCnPr/>
                                            <wps:spPr>
                                              <a:xfrm>
                                                <a:off x="1390219" y="988876"/>
                                                <a:ext cx="0" cy="1206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  <wpg:grpSp>
                                      <wpg:cNvPr id="601" name="Группа 601"/>
                                      <wpg:cNvGrpSpPr/>
                                      <wpg:grpSpPr>
                                        <a:xfrm>
                                          <a:off x="300038" y="4505325"/>
                                          <a:ext cx="3796347" cy="3090773"/>
                                          <a:chOff x="0" y="0"/>
                                          <a:chExt cx="3796347" cy="3090773"/>
                                        </a:xfrm>
                                      </wpg:grpSpPr>
                                      <wpg:grpSp>
                                        <wpg:cNvPr id="192" name="Группа 192"/>
                                        <wpg:cNvGrpSpPr/>
                                        <wpg:grpSpPr>
                                          <a:xfrm>
                                            <a:off x="547687" y="357188"/>
                                            <a:ext cx="2534920" cy="126365"/>
                                            <a:chOff x="0" y="0"/>
                                            <a:chExt cx="2535382" cy="126587"/>
                                          </a:xfrm>
                                        </wpg:grpSpPr>
                                        <wps:wsp>
                                          <wps:cNvPr id="193" name="Прямая соединительная линия 193"/>
                                          <wps:cNvCnPr/>
                                          <wps:spPr>
                                            <a:xfrm>
                                              <a:off x="0" y="0"/>
                                              <a:ext cx="2533650" cy="6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4" name="Прямая со стрелкой 194"/>
                                          <wps:cNvCnPr/>
                                          <wps:spPr>
                                            <a:xfrm>
                                              <a:off x="0" y="0"/>
                                              <a:ext cx="0" cy="12065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95" name="Прямая со стрелкой 195"/>
                                          <wps:cNvCnPr/>
                                          <wps:spPr>
                                            <a:xfrm>
                                              <a:off x="2535382" y="5937"/>
                                              <a:ext cx="0" cy="12065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g:grpSp>
                                        <wpg:cNvPr id="24" name="Группа 24"/>
                                        <wpg:cNvGrpSpPr/>
                                        <wpg:grpSpPr>
                                          <a:xfrm>
                                            <a:off x="1185862" y="0"/>
                                            <a:ext cx="1080770" cy="842645"/>
                                            <a:chOff x="0" y="0"/>
                                            <a:chExt cx="1082427" cy="845779"/>
                                          </a:xfrm>
                                        </wpg:grpSpPr>
                                        <wps:wsp>
                                          <wps:cNvPr id="25" name="Блок-схема: решение 25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1080000" cy="720000"/>
                                            </a:xfrm>
                                            <a:prstGeom prst="flowChartDecision">
                                              <a:avLst/>
                                            </a:prstGeom>
                                            <a:solidFill>
                                              <a:schemeClr val="bg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" name="Надпись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0703" y="189286"/>
                                              <a:ext cx="1041724" cy="6564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74029C" w14:textId="77777777" w:rsidR="00B04A18" w:rsidRPr="005E18FA" w:rsidRDefault="00B04A18" w:rsidP="00A77CD6">
                                                <w:pPr>
                                                  <w:spacing w:after="0" w:line="240" w:lineRule="auto"/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14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 w:cs="Times New Roman"/>
                                                    <w:sz w:val="18"/>
                                                  </w:rPr>
                                                  <w:t>есть профиль на сайте?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82" name="Группа 82"/>
                                        <wpg:cNvGrpSpPr/>
                                        <wpg:grpSpPr>
                                          <a:xfrm>
                                            <a:off x="0" y="485775"/>
                                            <a:ext cx="1089025" cy="753745"/>
                                            <a:chOff x="65448" y="0"/>
                                            <a:chExt cx="1254082" cy="754877"/>
                                          </a:xfrm>
                                        </wpg:grpSpPr>
                                        <wps:wsp>
                                          <wps:cNvPr id="83" name="Блок-схема: процесс 83"/>
                                          <wps:cNvSpPr/>
                                          <wps:spPr>
                                            <a:xfrm>
                                              <a:off x="76200" y="0"/>
                                              <a:ext cx="1243330" cy="719455"/>
                                            </a:xfrm>
                                            <a:prstGeom prst="flowChartProcess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5" name="Надпись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65448" y="133212"/>
                                              <a:ext cx="1243330" cy="62166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D2F97D6" w14:textId="77777777" w:rsidR="00B04A18" w:rsidRDefault="00B04A18" w:rsidP="003D4110">
                                                <w:pPr>
                                                  <w:spacing w:after="0" w:line="240" w:lineRule="auto"/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  <w:t xml:space="preserve">вход в </w:t>
                                                </w:r>
                                              </w:p>
                                              <w:p w14:paraId="05E0C22A" w14:textId="77777777" w:rsidR="00B04A18" w:rsidRPr="005E18FA" w:rsidRDefault="00B04A18" w:rsidP="003D4110">
                                                <w:pPr>
                                                  <w:spacing w:after="0" w:line="240" w:lineRule="auto"/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  <w:t>аккаунт</w:t>
                                                </w:r>
                                              </w:p>
                                              <w:p w14:paraId="1A857B6F" w14:textId="77777777" w:rsidR="00B04A18" w:rsidRPr="005E18FA" w:rsidRDefault="00B04A18" w:rsidP="003D4110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600" name="Группа 600"/>
                                        <wpg:cNvGrpSpPr/>
                                        <wpg:grpSpPr>
                                          <a:xfrm>
                                            <a:off x="2471737" y="481013"/>
                                            <a:ext cx="1324610" cy="2425382"/>
                                            <a:chOff x="0" y="0"/>
                                            <a:chExt cx="1324610" cy="2425382"/>
                                          </a:xfrm>
                                        </wpg:grpSpPr>
                                        <wpg:grpSp>
                                          <wpg:cNvPr id="108" name="Группа 108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1324610" cy="950595"/>
                                              <a:chOff x="-36192" y="0"/>
                                              <a:chExt cx="1324708" cy="951268"/>
                                            </a:xfrm>
                                          </wpg:grpSpPr>
                                          <wps:wsp>
                                            <wps:cNvPr id="109" name="Блок-схема: процесс 109"/>
                                            <wps:cNvSpPr/>
                                            <wps:spPr>
                                              <a:xfrm>
                                                <a:off x="76200" y="0"/>
                                                <a:ext cx="1079500" cy="71945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10" name="Надпись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-36192" y="11959"/>
                                                <a:ext cx="1324708" cy="93930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74EE088B" w14:textId="77777777" w:rsidR="00B04A18" w:rsidRDefault="00B04A18" w:rsidP="003D4110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  <w:t xml:space="preserve">заполнение </w:t>
                                                  </w:r>
                                                </w:p>
                                                <w:p w14:paraId="6ACABE92" w14:textId="77777777" w:rsidR="00B04A18" w:rsidRPr="005E18FA" w:rsidRDefault="00B04A18" w:rsidP="003D4110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  <w:t>формы регистрации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120" name="Группа 120"/>
                                          <wpg:cNvGrpSpPr/>
                                          <wpg:grpSpPr>
                                            <a:xfrm>
                                              <a:off x="85725" y="833437"/>
                                              <a:ext cx="1089025" cy="753745"/>
                                              <a:chOff x="65448" y="0"/>
                                              <a:chExt cx="1254082" cy="754877"/>
                                            </a:xfrm>
                                          </wpg:grpSpPr>
                                          <wps:wsp>
                                            <wps:cNvPr id="121" name="Блок-схема: процесс 121"/>
                                            <wps:cNvSpPr/>
                                            <wps:spPr>
                                              <a:xfrm>
                                                <a:off x="76200" y="0"/>
                                                <a:ext cx="1243330" cy="71945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2" name="Надпись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65448" y="133212"/>
                                                <a:ext cx="1243330" cy="6216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9C033C2" w14:textId="77777777" w:rsidR="00B04A18" w:rsidRPr="005E18FA" w:rsidRDefault="00B04A18" w:rsidP="003D4110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  <w:t>создание аккаунта</w:t>
                                                  </w:r>
                                                </w:p>
                                                <w:p w14:paraId="0D8E781D" w14:textId="77777777" w:rsidR="00B04A18" w:rsidRPr="005E18FA" w:rsidRDefault="00B04A18" w:rsidP="003D4110">
                                                  <w:pPr>
                                                    <w:jc w:val="center"/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123" name="Группа 123"/>
                                          <wpg:cNvGrpSpPr/>
                                          <wpg:grpSpPr>
                                            <a:xfrm>
                                              <a:off x="85725" y="1671637"/>
                                              <a:ext cx="1089025" cy="753745"/>
                                              <a:chOff x="65448" y="0"/>
                                              <a:chExt cx="1254082" cy="754877"/>
                                            </a:xfrm>
                                          </wpg:grpSpPr>
                                          <wps:wsp>
                                            <wps:cNvPr id="124" name="Блок-схема: процесс 124"/>
                                            <wps:cNvSpPr/>
                                            <wps:spPr>
                                              <a:xfrm>
                                                <a:off x="76200" y="0"/>
                                                <a:ext cx="1243330" cy="71945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25" name="Надпись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65448" y="133212"/>
                                                <a:ext cx="1243330" cy="62166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5D95D79" w14:textId="77777777" w:rsidR="00B04A18" w:rsidRDefault="00B04A18" w:rsidP="003D4110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  <w:t xml:space="preserve">вход в </w:t>
                                                  </w:r>
                                                </w:p>
                                                <w:p w14:paraId="0EE3D12A" w14:textId="77777777" w:rsidR="00B04A18" w:rsidRPr="005E18FA" w:rsidRDefault="00B04A18" w:rsidP="003D4110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  <w:t>аккаунт</w:t>
                                                  </w:r>
                                                </w:p>
                                                <w:p w14:paraId="54DBE271" w14:textId="77777777" w:rsidR="00B04A18" w:rsidRPr="005E18FA" w:rsidRDefault="00B04A18" w:rsidP="003D4110">
                                                  <w:pPr>
                                                    <w:jc w:val="center"/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206" name="Прямая со стрелкой 206"/>
                                          <wps:cNvCnPr/>
                                          <wps:spPr>
                                            <a:xfrm>
                                              <a:off x="647700" y="714375"/>
                                              <a:ext cx="0" cy="12065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7" name="Прямая со стрелкой 207"/>
                                          <wps:cNvCnPr/>
                                          <wps:spPr>
                                            <a:xfrm>
                                              <a:off x="642938" y="1547812"/>
                                              <a:ext cx="0" cy="12065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g:grpSp>
                                        <wpg:cNvPr id="209" name="Группа 209"/>
                                        <wpg:cNvGrpSpPr/>
                                        <wpg:grpSpPr>
                                          <a:xfrm>
                                            <a:off x="533400" y="1200150"/>
                                            <a:ext cx="2583180" cy="1890623"/>
                                            <a:chOff x="205220" y="-910899"/>
                                            <a:chExt cx="2583493" cy="1891193"/>
                                          </a:xfrm>
                                        </wpg:grpSpPr>
                                        <wpg:grpSp>
                                          <wpg:cNvPr id="210" name="Группа 210"/>
                                          <wpg:cNvGrpSpPr/>
                                          <wpg:grpSpPr>
                                            <a:xfrm>
                                              <a:off x="205220" y="-910899"/>
                                              <a:ext cx="2583493" cy="1787318"/>
                                              <a:chOff x="205220" y="-910899"/>
                                              <a:chExt cx="2583493" cy="1787318"/>
                                            </a:xfrm>
                                          </wpg:grpSpPr>
                                          <wps:wsp>
                                            <wps:cNvPr id="211" name="Прямая соединительная линия 211"/>
                                            <wps:cNvCnPr/>
                                            <wps:spPr>
                                              <a:xfrm>
                                                <a:off x="205220" y="860610"/>
                                                <a:ext cx="2580185" cy="5076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212" name="Прямая со стрелкой 212"/>
                                            <wps:cNvCnPr/>
                                            <wps:spPr>
                                              <a:xfrm>
                                                <a:off x="2788713" y="755769"/>
                                                <a:ext cx="0" cy="1206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213" name="Прямая со стрелкой 213"/>
                                            <wps:cNvCnPr/>
                                            <wps:spPr>
                                              <a:xfrm>
                                                <a:off x="205220" y="-910899"/>
                                                <a:ext cx="4545" cy="1775889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214" name="Прямая со стрелкой 214"/>
                                          <wps:cNvCnPr/>
                                          <wps:spPr>
                                            <a:xfrm>
                                              <a:off x="1436293" y="859678"/>
                                              <a:ext cx="0" cy="120616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  <wpg:grpSp>
                                    <wpg:cNvPr id="220" name="Группа 220"/>
                                    <wpg:cNvGrpSpPr/>
                                    <wpg:grpSpPr>
                                      <a:xfrm>
                                        <a:off x="718457" y="8728364"/>
                                        <a:ext cx="2560955" cy="245745"/>
                                        <a:chOff x="70878" y="742758"/>
                                        <a:chExt cx="2561367" cy="246147"/>
                                      </a:xfrm>
                                    </wpg:grpSpPr>
                                    <wpg:grpSp>
                                      <wpg:cNvPr id="221" name="Группа 221"/>
                                      <wpg:cNvGrpSpPr/>
                                      <wpg:grpSpPr>
                                        <a:xfrm>
                                          <a:off x="70878" y="742758"/>
                                          <a:ext cx="2561367" cy="129327"/>
                                          <a:chOff x="70878" y="742758"/>
                                          <a:chExt cx="2561367" cy="129327"/>
                                        </a:xfrm>
                                      </wpg:grpSpPr>
                                      <wps:wsp>
                                        <wps:cNvPr id="222" name="Прямая соединительная линия 222"/>
                                        <wps:cNvCnPr/>
                                        <wps:spPr>
                                          <a:xfrm>
                                            <a:off x="70878" y="855583"/>
                                            <a:ext cx="2561367" cy="11454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23" name="Прямая со стрелкой 223"/>
                                        <wps:cNvCnPr/>
                                        <wps:spPr>
                                          <a:xfrm>
                                            <a:off x="2628369" y="751435"/>
                                            <a:ext cx="0" cy="12065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224" name="Прямая со стрелкой 224"/>
                                        <wps:cNvCnPr/>
                                        <wps:spPr>
                                          <a:xfrm>
                                            <a:off x="75210" y="742758"/>
                                            <a:ext cx="0" cy="119556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225" name="Прямая со стрелкой 225"/>
                                      <wps:cNvCnPr/>
                                      <wps:spPr>
                                        <a:xfrm>
                                          <a:off x="1424888" y="868255"/>
                                          <a:ext cx="0" cy="12065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622" name="Прямоугольник 622"/>
                                  <wps:cNvSpPr/>
                                  <wps:spPr>
                                    <a:xfrm>
                                      <a:off x="2623211" y="2337720"/>
                                      <a:ext cx="260666" cy="2730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76B3250A" w14:textId="77777777" w:rsidR="00B04A18" w:rsidRPr="00597DFE" w:rsidRDefault="00B04A18" w:rsidP="00597DFE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color w:val="000000" w:themeColor="text1"/>
                                            <w:sz w:val="24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color w:val="000000" w:themeColor="text1"/>
                                            <w:sz w:val="24"/>
                                            <w:szCs w:val="28"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623" name="Прямоугольник 623"/>
                              <wps:cNvSpPr/>
                              <wps:spPr>
                                <a:xfrm>
                                  <a:off x="1042664" y="4650614"/>
                                  <a:ext cx="260666" cy="2730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350156E" w14:textId="77777777" w:rsidR="00B04A18" w:rsidRPr="00597DFE" w:rsidRDefault="00B04A18" w:rsidP="00597DFE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4"/>
                                        <w:szCs w:val="28"/>
                                      </w:rPr>
                                    </w:pPr>
                                    <w:r w:rsidRPr="00597DFE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4"/>
                                        <w:szCs w:val="28"/>
                                      </w:rPr>
                                      <w:t>+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25" name="Прямоугольник 625"/>
                            <wps:cNvSpPr/>
                            <wps:spPr>
                              <a:xfrm>
                                <a:off x="2776300" y="4638201"/>
                                <a:ext cx="260666" cy="27307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74BA74" w14:textId="77777777" w:rsidR="00B04A18" w:rsidRPr="00597DFE" w:rsidRDefault="00B04A18" w:rsidP="00597DF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  <w:t>-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26" name="Прямоугольник 626"/>
                          <wps:cNvSpPr/>
                          <wps:spPr>
                            <a:xfrm>
                              <a:off x="2714625" y="7700962"/>
                              <a:ext cx="260666" cy="2730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9D56BA" w14:textId="77777777" w:rsidR="00B04A18" w:rsidRPr="00597DFE" w:rsidRDefault="00B04A18" w:rsidP="00597DF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8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8C7A774" id="Группа 634" o:spid="_x0000_s1026" style="position:absolute;left:0;text-align:left;margin-left:67.6pt;margin-top:-25.55pt;width:322.55pt;height:734.25pt;z-index:251806720" coordsize="40963,93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">
                <v:rect id="Прямоугольник 624" o:spid="_x0000_s1027" style="position:absolute;left:9906;top:76962;width:2606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" filled="f" stroked="f" strokeweight="1pt">
                  <v:textbox>
                    <w:txbxContent>
                      <w:p w14:paraId="7A6370B6" w14:textId="77777777" w:rsidR="00B04A18" w:rsidRPr="00597DFE" w:rsidRDefault="00B04A18" w:rsidP="00597DFE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8"/>
                          </w:rPr>
                        </w:pPr>
                        <w:r w:rsidRPr="00597DFE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8"/>
                          </w:rPr>
                          <w:t>+</w:t>
                        </w:r>
                      </w:p>
                    </w:txbxContent>
                  </v:textbox>
                </v:rect>
                <v:group id="Группа 633" o:spid="_x0000_s1028" style="position:absolute;width:40963;height:93252" coordsize="40963,93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APz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aZLA75lwBOTyDQAA//8DAFBLAQItABQABgAIAAAAIQDb4fbL7gAAAIUBAAATAAAAAAAAAAAA&#10;AAAAAAAAAABbQ29udGVudF9UeXBlc10ueG1sUEsBAi0AFAAGAAgAAAAhAFr0LFu/AAAAFQEAAAsA&#10;AAAAAAAAAAAAAAAAHwEAAF9yZWxzLy5yZWxzUEsBAi0AFAAGAAgAAAAhALXQA/PEAAAA3AAAAA8A&#10;AAAAAAAAAAAAAAAABwIAAGRycy9kb3ducmV2LnhtbFBLBQYAAAAAAwADALcAAAD4AgAAAAA=&#10;">
                  <v:group id="Группа 630" o:spid="_x0000_s1029" style="position:absolute;width:40963;height:93252" coordsize="40963,93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p2E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zA9nwhGQmz8AAAD//wMAUEsBAi0AFAAGAAgAAAAhANvh9svuAAAAhQEAABMAAAAAAAAAAAAA&#10;AAAAAAAAAFtDb250ZW50X1R5cGVzXS54bWxQSwECLQAUAAYACAAAACEAWvQsW78AAAAVAQAACwAA&#10;AAAAAAAAAAAAAAAfAQAAX3JlbHMvLnJlbHNQSwECLQAUAAYACAAAACEARQKdhMMAAADcAAAADwAA&#10;AAAAAAAAAAAAAAAHAgAAZHJzL2Rvd25yZXYueG1sUEsFBgAAAAADAAMAtwAAAPcCAAAAAA==&#10;">
                    <v:group id="Группа 629" o:spid="_x0000_s1030" style="position:absolute;width:40963;height:93252" coordsize="40963,93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aLE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lvB7JhwBuf4BAAD//wMAUEsBAi0AFAAGAAgAAAAhANvh9svuAAAAhQEAABMAAAAAAAAA&#10;AAAAAAAAAAAAAFtDb250ZW50X1R5cGVzXS54bWxQSwECLQAUAAYACAAAACEAWvQsW78AAAAVAQAA&#10;CwAAAAAAAAAAAAAAAAAfAQAAX3JlbHMvLnJlbHNQSwECLQAUAAYACAAAACEAUeGixMYAAADcAAAA&#10;DwAAAAAAAAAAAAAAAAAHAgAAZHJzL2Rvd25yZXYueG1sUEsFBgAAAAADAAMAtwAAAPoCAAAAAA==&#10;">
                      <v:group id="Группа 628" o:spid="_x0000_s1031" style="position:absolute;width:40963;height:93252" coordsize="40963,93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df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pJFWBvOhCMgtw8AAAD//wMAUEsBAi0AFAAGAAgAAAAhANvh9svuAAAAhQEAABMAAAAAAAAAAAAA&#10;AAAAAAAAAFtDb250ZW50X1R5cGVzXS54bWxQSwECLQAUAAYACAAAACEAWvQsW78AAAAVAQAACwAA&#10;AAAAAAAAAAAAAAAfAQAAX3JlbHMvLnJlbHNQSwECLQAUAAYACAAAACEAPq0HX8MAAADcAAAADwAA&#10;AAAAAAAAAAAAAAAHAgAAZHJzL2Rvd25yZXYueG1sUEsFBgAAAAADAAMAtwAAAPcCAAAAAA==&#10;">
                        <v:rect id="Прямоугольник 621" o:spid="_x0000_s1032" style="position:absolute;left:8564;top:23335;width:2607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" filled="f" stroked="f" strokeweight="1pt">
                          <v:textbox>
                            <w:txbxContent>
                              <w:p w14:paraId="0127247A" w14:textId="77777777" w:rsidR="00B04A18" w:rsidRPr="00597DFE" w:rsidRDefault="00B04A18" w:rsidP="00597DF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8"/>
                                  </w:rPr>
                                </w:pPr>
                                <w:r w:rsidRPr="00597DFE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8"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rect>
                        <v:group id="Группа 627" o:spid="_x0000_s1033" style="position:absolute;width:40963;height:93252" coordsize="40963,93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pMt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gXr/B7JhwBuf4BAAD//wMAUEsBAi0AFAAGAAgAAAAhANvh9svuAAAAhQEAABMAAAAAAAAA&#10;AAAAAAAAAAAAAFtDb250ZW50X1R5cGVzXS54bWxQSwECLQAUAAYACAAAACEAWvQsW78AAAAVAQAA&#10;CwAAAAAAAAAAAAAAAAAfAQAAX3JlbHMvLnJlbHNQSwECLQAUAAYACAAAACEATzKTLcYAAADcAAAA&#10;DwAAAAAAAAAAAAAAAAAHAgAAZHJzL2Rvd25yZXYueG1sUEsFBgAAAAADAAMAtwAAAPoCAAAAAA==&#10;">
                          <v:group id="Группа 603" o:spid="_x0000_s1034" style="position:absolute;width:40963;height:93252" coordsize="40963,93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MlO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0Rj+zoQjIBdvAAAA//8DAFBLAQItABQABgAIAAAAIQDb4fbL7gAAAIUBAAATAAAAAAAAAAAA&#10;AAAAAAAAAABbQ29udGVudF9UeXBlc10ueG1sUEsBAi0AFAAGAAgAAAAhAFr0LFu/AAAAFQEAAAsA&#10;AAAAAAAAAAAAAAAAHwEAAF9yZWxzLy5yZWxzUEsBAi0AFAAGAAgAAAAhAHu8yU7EAAAA3AAAAA8A&#10;AAAAAAAAAAAAAAAABwIAAGRycy9kb3ducmV2LnhtbFBLBQYAAAAAAwADALcAAAD4AgAAAAA=&#10;">
                            <v:group id="Группа 215" o:spid="_x0000_s1035" style="position:absolute;left:7184;top:79149;width:25349;height:1263" coordsize="25353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            <v:line id="Прямая соединительная линия 216" o:spid="_x0000_s1036" style="position:absolute;visibility:visible;mso-wrap-style:square" from="0,0" to="25336,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" strokecolor="black [3200]" strokeweight=".5pt">
                                <v:stroke joinstyle="miter"/>
                              </v:line>
                              <v:shapetype id="_x0000_t32" coordsize="21600,21600" o:spt="32" o:oned="t" path="m,l21600,21600e" filled="f">
                                <v:path arrowok="t" fillok="f" o:connecttype="none"/>
                                <o:lock v:ext="edit" shapetype="t"/>
                              </v:shapetype>
                              <v:shape id="Прямая со стрелкой 218" o:spid="_x0000_s1037" type="#_x0000_t32" style="position:absolute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" strokecolor="black [3200]" strokeweight=".5pt">
                                <v:stroke endarrow="block" joinstyle="miter"/>
                              </v:shape>
                              <v:shape id="Прямая со стрелкой 219" o:spid="_x0000_s1038" type="#_x0000_t32" style="position:absolute;left:25353;top:59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" strokecolor="black [3200]" strokeweight=".5pt">
                                <v:stroke endarrow="block" joinstyle="miter"/>
                              </v:shape>
                            </v:group>
                            <v:group id="Группа 68" o:spid="_x0000_s1039" style="position:absolute;left:26125;top:80099;width:13246;height:9511" coordorigin="-361" coordsize="13247,9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            <v:shapetype id="_x0000_t109" coordsize="21600,21600" o:spt="109" path="m,l,21600r21600,l21600,xe">
                                <v:stroke joinstyle="miter"/>
                                <v:path gradientshapeok="t" o:connecttype="rect"/>
                              </v:shapetype>
                              <v:shape id="Блок-схема: процесс 69" o:spid="_x0000_s1040" type="#_x0000_t109" style="position:absolute;left:762;width:10795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" filled="f" strokecolor="black [3213]" strokeweight="1pt"/>
                              <v:shapetype id="_x0000_t202" coordsize="21600,21600" o:spt="202" path="m,l,21600r21600,l21600,xe">
                                <v:stroke joinstyle="miter"/>
                                <v:path gradientshapeok="t" o:connecttype="rect"/>
                              </v:shapetype>
                              <v:shape id="_x0000_s1041" type="#_x0000_t202" style="position:absolute;left:-361;top:119;width:13246;height:9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zBZ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a1PX9IPkMsbAAAA//8DAFBLAQItABQABgAIAAAAIQDb4fbL7gAAAIUBAAATAAAAAAAAAAAAAAAA&#10;AAAAAABbQ29udGVudF9UeXBlc10ueG1sUEsBAi0AFAAGAAgAAAAhAFr0LFu/AAAAFQEAAAsAAAAA&#10;AAAAAAAAAAAAHwEAAF9yZWxzLy5yZWxzUEsBAi0AFAAGAAgAAAAhAIFfMFnBAAAA2wAAAA8AAAAA&#10;AAAAAAAAAAAABwIAAGRycy9kb3ducmV2LnhtbFBLBQYAAAAAAwADALcAAAD1AgAAAAA=&#10;" filled="f" stroked="f">
                                <v:textbox>
                                  <w:txbxContent>
                                    <w:p w14:paraId="370981C7" w14:textId="77777777" w:rsidR="00B04A18" w:rsidRPr="005E18FA" w:rsidRDefault="00B04A18" w:rsidP="00E6440C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>просмотр информации на страницах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group id="Группа 105" o:spid="_x0000_s1042" style="position:absolute;left:2137;top:80099;width:11195;height:8242" coordorigin="738" coordsize="11196,8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        <v:shape id="Блок-схема: процесс 106" o:spid="_x0000_s1043" type="#_x0000_t109" style="position:absolute;left:762;width:10795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" filled="f" strokecolor="black [3213]" strokeweight="1pt"/>
                              <v:shape id="_x0000_s1044" type="#_x0000_t202" style="position:absolute;left:738;top:452;width:11196;height:7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              <v:textbox>
                                  <w:txbxContent>
                                    <w:p w14:paraId="45751590" w14:textId="77777777" w:rsidR="00B04A18" w:rsidRPr="005E18FA" w:rsidRDefault="00B04A18" w:rsidP="0077323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>переход на страницу «Товары»</w:t>
                                      </w:r>
                                    </w:p>
                                    <w:p w14:paraId="37C90F28" w14:textId="77777777" w:rsidR="00B04A18" w:rsidRPr="005E18FA" w:rsidRDefault="00B04A18" w:rsidP="00773230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Группа 74" o:spid="_x0000_s1045" style="position:absolute;left:15259;top:75586;width:10814;height:8128" coordsize="10824,8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      <v:shapetype id="_x0000_t110" coordsize="21600,21600" o:spt="110" path="m10800,l,10800,10800,21600,21600,10800xe">
                                <v:stroke joinstyle="miter"/>
                                <v:path gradientshapeok="t" o:connecttype="rect" textboxrect="5400,5400,16200,16200"/>
                              </v:shapetype>
                              <v:shape id="Блок-схема: решение 75" o:spid="_x0000_s1046" type="#_x0000_t110" style="position:absolute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" fillcolor="white [3212]" strokecolor="black [3213]" strokeweight="1pt"/>
                              <v:shape id="_x0000_s1047" type="#_x0000_t202" style="position:absolute;left:407;top:1579;width:10417;height:6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uXl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" filled="f" stroked="f">
                                <v:textbox>
                                  <w:txbxContent>
                                    <w:p w14:paraId="276CB5CB" w14:textId="77777777" w:rsidR="00B04A18" w:rsidRPr="005E18FA" w:rsidRDefault="00B04A18" w:rsidP="003D4110">
                                      <w:pPr>
                                        <w:spacing w:after="0" w:line="240" w:lineRule="auto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14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</w:rPr>
                                        <w:t>необходимо купить товар?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120" coordsize="21600,21600" o:spt="120" path="m10800,qx,10800,10800,21600,21600,10800,10800,xe">
                              <v:path gradientshapeok="t" o:connecttype="custom" o:connectlocs="10800,0;3163,3163;0,10800;3163,18437;10800,21600;18437,18437;21600,10800;18437,3163" textboxrect="3163,3163,18437,18437"/>
                            </v:shapetype>
                            <v:shape id="Блок-схема: узел 126" o:spid="_x0000_s1048" type="#_x0000_t120" style="position:absolute;left:19000;top:8965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" filled="f" strokecolor="black [3213]" strokeweight="1pt">
                              <v:stroke joinstyle="miter"/>
                            </v:shape>
                            <v:group id="Группа 602" o:spid="_x0000_s1049" style="position:absolute;width:40963;height:75960" coordsize="40963,7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GzV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fN4Br9nwhGQqwcAAAD//wMAUEsBAi0AFAAGAAgAAAAhANvh9svuAAAAhQEAABMAAAAAAAAA&#10;AAAAAAAAAAAAAFtDb250ZW50X1R5cGVzXS54bWxQSwECLQAUAAYACAAAACEAWvQsW78AAAAVAQAA&#10;CwAAAAAAAAAAAAAAAAAfAQAAX3JlbHMvLnJlbHNQSwECLQAUAAYACAAAACEAFPBs1cYAAADcAAAA&#10;DwAAAAAAAAAAAAAAAAAHAgAAZHJzL2Rvd25yZXYueG1sUEsFBgAAAAADAAMAtwAAAPoCAAAAAA==&#10;">
                              <v:group id="Группа 599" o:spid="_x0000_s1050" style="position:absolute;width:37868;height:45051" coordsize="37868,45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">
                                <v:group id="Группа 45" o:spid="_x0000_s1051" style="position:absolute;left:24622;top:26241;width:13246;height:9392" coordorigin="-707,-484" coordsize="13247,9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          <v:shape id="Блок-схема: процесс 46" o:spid="_x0000_s1052" type="#_x0000_t109" style="position:absolute;left:762;width:10795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" filled="f" strokecolor="black [3213]" strokeweight="1pt"/>
                                  <v:shape id="_x0000_s1053" type="#_x0000_t202" style="position:absolute;left:-707;top:-484;width:13247;height:9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                  <v:textbox>
                                      <w:txbxContent>
                                        <w:p w14:paraId="25768CCA" w14:textId="77777777" w:rsidR="00B04A18" w:rsidRPr="005E18FA" w:rsidRDefault="00B04A18" w:rsidP="00A77CD6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  <w:t>просмотр основного контента страницы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group id="Группа 597" o:spid="_x0000_s1054" style="position:absolute;left:6096;width:25353;height:29102" coordsize="25353,29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">
                                  <v:group id="Группа 575" o:spid="_x0000_s1055" style="position:absolute;top:25431;width:25353;height:1266" coordsize="25353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ag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">
                                    <v:line id="Прямая соединительная линия 572" o:spid="_x0000_s1056" style="position:absolute;visibility:visible;mso-wrap-style:square" from="0,0" to="25336,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" strokecolor="black [3200]" strokeweight=".5pt">
                                      <v:stroke joinstyle="miter"/>
                                    </v:line>
                                    <v:shape id="Прямая со стрелкой 573" o:spid="_x0000_s1057" type="#_x0000_t32" style="position:absolute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" strokecolor="black [3200]" strokeweight=".5pt">
                                      <v:stroke endarrow="block" joinstyle="miter"/>
                                    </v:shape>
                                    <v:shape id="Прямая со стрелкой 574" o:spid="_x0000_s1058" type="#_x0000_t32" style="position:absolute;left:25353;top:59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" strokecolor="black [3200]" strokeweight=".5pt">
                                      <v:stroke endarrow="block" joinstyle="miter"/>
                                    </v:shape>
                                  </v:group>
                                  <v:group id="Группа 51" o:spid="_x0000_s1059" style="position:absolute;left:7810;top:21907;width:10795;height:7195" coordsize="10800,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          <v:shape id="Блок-схема: решение 52" o:spid="_x0000_s1060" type="#_x0000_t110" style="position:absolute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" fillcolor="white [3212]" strokecolor="black [3213]" strokeweight="1pt"/>
                                    <v:shape id="_x0000_s1061" type="#_x0000_t202" style="position:absolute;left:579;top:1690;width:9950;height:4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                    <v:textbox>
                                        <w:txbxContent>
                                          <w:p w14:paraId="40AA6F55" w14:textId="77777777" w:rsidR="00B04A18" w:rsidRPr="005E18FA" w:rsidRDefault="00B04A18" w:rsidP="00A77CD6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  <w:sz w:val="14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  <w:sz w:val="18"/>
                                              </w:rPr>
                                              <w:t>нужно быстро найти товар?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group id="Группа 596" o:spid="_x0000_s1062" style="position:absolute;left:7143;width:12434;height:20672" coordsize="12433,20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J4t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">
                                    <v:group id="Группа 9" o:spid="_x0000_s1063" style="position:absolute;left:1143;width:10795;height:3594" coordsize="10800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                <v:shapetype id="_x0000_t116" coordsize="21600,21600" o:spt="116" path="m3475,qx,10800,3475,21600l18125,21600qx21600,10800,18125,xe">
                                        <v:stroke joinstyle="miter"/>
                                        <v:path gradientshapeok="t" o:connecttype="rect" textboxrect="1018,3163,20582,18437"/>
                                      </v:shapetype>
                                      <v:shape id="Блок-схема: знак завершения 5" o:spid="_x0000_s1064" type="#_x0000_t116" style="position:absolute;width:108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" filled="f" strokecolor="#0d0d0d [3069]" strokeweight="1pt"/>
                                      <v:shape id="_x0000_s1065" type="#_x0000_t202" style="position:absolute;left:2121;top:292;width:6617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" filled="f" stroked="f">
                                        <v:textbox>
                                          <w:txbxContent>
                                            <w:p w14:paraId="29A19359" w14:textId="77777777" w:rsidR="00B04A18" w:rsidRPr="00A91BCB" w:rsidRDefault="00B04A18">
                                              <w:pPr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</w:rPr>
                                              </w:pPr>
                                              <w:r w:rsidRPr="00A91BCB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</w:rPr>
                                                <w:t>начало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group id="Группа 16" o:spid="_x0000_s1066" style="position:absolute;left:523;top:4905;width:11557;height:7194" coordsize="11557,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              <v:shapetype id="_x0000_t111" coordsize="21600,21600" o:spt="111" path="m4321,l21600,,17204,21600,,21600xe">
                                        <v:stroke joinstyle="miter"/>
                                        <v:path gradientshapeok="t" o:connecttype="custom" o:connectlocs="12961,0;10800,0;2161,10800;8602,21600;10800,21600;19402,10800" textboxrect="4321,0,17204,21600"/>
                                      </v:shapetype>
                                      <v:shape id="Блок-схема: данные 17" o:spid="_x0000_s1067" type="#_x0000_t111" style="position:absolute;left:381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" filled="f" strokecolor="black [3213]" strokeweight="1pt"/>
                                      <v:shape id="_x0000_s1068" type="#_x0000_t202" style="position:absolute;top:1206;width:11557;height:5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                    <v:textbox>
                                          <w:txbxContent>
                                            <w:p w14:paraId="783ABCC8" w14:textId="77777777" w:rsidR="00B04A18" w:rsidRPr="005E18FA" w:rsidRDefault="00B04A18" w:rsidP="005E18FA">
                                              <w:pPr>
                                                <w:jc w:val="center"/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  <w:t>в</w:t>
                                              </w:r>
                                              <w:r w:rsidRPr="005E18FA"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  <w:t>ход пользователя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group id="Группа 41" o:spid="_x0000_s1069" style="position:absolute;top:13477;width:12433;height:7195" coordsize="12433,7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            <v:shape id="Блок-схема: процесс 22" o:spid="_x0000_s1070" type="#_x0000_t109" style="position:absolute;left:762;width:10795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" filled="f" strokecolor="black [3213]" strokeweight="1pt"/>
                                      <v:shape id="_x0000_s1071" type="#_x0000_t202" style="position:absolute;top:1051;width:12433;height:5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                      <v:textbox>
                                          <w:txbxContent>
                                            <w:p w14:paraId="5F449788" w14:textId="77777777" w:rsidR="00B04A18" w:rsidRPr="005E18FA" w:rsidRDefault="00B04A18" w:rsidP="005E18FA">
                                              <w:pPr>
                                                <w:jc w:val="center"/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  <w:t>пребывание на главной странице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Прямая со стрелкой 568" o:spid="_x0000_s1072" type="#_x0000_t32" style="position:absolute;left:6429;top:3619;width:0;height:1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" strokecolor="black [3200]" strokeweight=".5pt">
                                      <v:stroke endarrow="block" joinstyle="miter"/>
                                    </v:shape>
                                    <v:shape id="Прямая со стрелкой 569" o:spid="_x0000_s1073" type="#_x0000_t32" style="position:absolute;left:6238;top:12192;width:0;height:1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" strokecolor="black [3200]" strokeweight=".5pt">
                                      <v:stroke endarrow="block" joinstyle="miter"/>
                                    </v:shape>
                                  </v:group>
                                  <v:shape id="Прямая со стрелкой 570" o:spid="_x0000_s1074" type="#_x0000_t32" style="position:absolute;left:13144;top:20716;width:0;height:1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" strokecolor="black [3200]" strokeweight=".5pt">
                                    <v:stroke endarrow="block" joinstyle="miter"/>
                                  </v:shape>
                                </v:group>
                                <v:group id="Группа 598" o:spid="_x0000_s1075" style="position:absolute;top:26670;width:32231;height:18381" coordsize="32231,18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6/E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LXhTDgCMv0FAAD//wMAUEsBAi0AFAAGAAgAAAAhANvh9svuAAAAhQEAABMAAAAAAAAAAAAA&#10;AAAAAAAAAFtDb250ZW50X1R5cGVzXS54bWxQSwECLQAUAAYACAAAACEAWvQsW78AAAAVAQAACwAA&#10;AAAAAAAAAAAAAAAfAQAAX3JlbHMvLnJlbHNQSwECLQAUAAYACAAAACEARjevxMMAAADcAAAADwAA&#10;AAAAAAAAAAAAAAAHAgAAZHJzL2Rvd25yZXYueG1sUEsFBgAAAAADAAMAtwAAAPcCAAAAAA==&#10;">
                                  <v:group id="Группа 65" o:spid="_x0000_s1076" style="position:absolute;width:12433;height:7194" coordsize="12433,7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            <v:shape id="Блок-схема: процесс 66" o:spid="_x0000_s1077" type="#_x0000_t109" style="position:absolute;left:762;width:10795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" filled="f" strokecolor="black [3213]" strokeweight="1pt"/>
                                    <v:shape id="_x0000_s1078" type="#_x0000_t202" style="position:absolute;top:423;width:12433;height:6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7w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Td7h/iT9ALm8AAAD//wMAUEsBAi0AFAAGAAgAAAAhANvh9svuAAAAhQEAABMAAAAAAAAAAAAA&#10;AAAAAAAAAFtDb250ZW50X1R5cGVzXS54bWxQSwECLQAUAAYACAAAACEAWvQsW78AAAAVAQAACwAA&#10;AAAAAAAAAAAAAAAfAQAAX3JlbHMvLnJlbHNQSwECLQAUAAYACAAAACEAi28+8MMAAADbAAAADwAA&#10;AAAAAAAAAAAAAAAHAgAAZHJzL2Rvd25yZXYueG1sUEsFBgAAAAADAAMAtwAAAPcCAAAAAA==&#10;" filled="f" stroked="f">
                                      <v:textbox>
                                        <w:txbxContent>
                                          <w:p w14:paraId="020343A0" w14:textId="77777777" w:rsidR="00B04A18" w:rsidRPr="005E18FA" w:rsidRDefault="00B04A18" w:rsidP="00E6440C">
                                            <w:pPr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  <w:t>ввод запроса в поисковую строку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group id="Группа 99" o:spid="_x0000_s1079" style="position:absolute;left:857;top:8667;width:10890;height:7188" coordorigin="654" coordsize="12540,7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              <v:shape id="Блок-схема: процесс 100" o:spid="_x0000_s1080" type="#_x0000_t109" style="position:absolute;left:762;width:12433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" filled="f" strokecolor="black [3213]" strokeweight="1pt"/>
                                    <v:shape id="_x0000_s1081" type="#_x0000_t202" style="position:absolute;left:654;top:468;width:12433;height:6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" filled="f" stroked="f">
                                      <v:textbox>
                                        <w:txbxContent>
                                          <w:p w14:paraId="627641C4" w14:textId="77777777" w:rsidR="00B04A18" w:rsidRPr="005E18FA" w:rsidRDefault="00B04A18" w:rsidP="009F31AB">
                                            <w:pPr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  <w:t>просмотр результатов поиска</w:t>
                                            </w:r>
                                          </w:p>
                                          <w:p w14:paraId="6DC5E3AD" w14:textId="77777777" w:rsidR="00B04A18" w:rsidRPr="005E18FA" w:rsidRDefault="00B04A18" w:rsidP="009F31AB">
                                            <w:pPr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Прямая со стрелкой 571" o:spid="_x0000_s1082" type="#_x0000_t32" style="position:absolute;left:6238;top:7239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" strokecolor="black [3200]" strokeweight=".5pt">
                                    <v:stroke endarrow="block" joinstyle="miter"/>
                                  </v:shape>
                                  <v:group id="Группа 208" o:spid="_x0000_s1083" style="position:absolute;left:6429;top:7286;width:25802;height:11095" coordsize="25801,1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                  <v:group id="Группа 205" o:spid="_x0000_s1084" style="position:absolute;width:25801;height:10003" coordsize="25801,10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                    <v:line id="Прямая соединительная линия 197" o:spid="_x0000_s1085" style="position:absolute;visibility:visible;mso-wrap-style:square" from="0,9806" to="25801,9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" strokecolor="black [3200]" strokeweight=".5pt">
                                        <v:stroke joinstyle="miter"/>
                                      </v:line>
                                      <v:shape id="Прямая со стрелкой 200" o:spid="_x0000_s1086" type="#_x0000_t32" style="position:absolute;top:8647;width:0;height:1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" strokecolor="black [3200]" strokeweight=".5pt">
                                        <v:stroke endarrow="block" joinstyle="miter"/>
                                      </v:shape>
                                      <v:shape id="Прямая со стрелкой 202" o:spid="_x0000_s1087" type="#_x0000_t32" style="position:absolute;left:25611;width:173;height:100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" strokecolor="black [3200]" strokeweight=".5pt">
                                        <v:stroke endarrow="block" joinstyle="miter"/>
                                      </v:shape>
                                    </v:group>
                                    <v:shape id="Прямая со стрелкой 203" o:spid="_x0000_s1088" type="#_x0000_t32" style="position:absolute;left:13902;top:9888;width:0;height:1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" strokecolor="black [3200]" strokeweight=".5pt">
                                      <v:stroke endarrow="block" joinstyle="miter"/>
                                    </v:shape>
                                  </v:group>
                                </v:group>
                              </v:group>
                              <v:group id="Группа 601" o:spid="_x0000_s1089" style="position:absolute;left:3000;top:45053;width:37963;height:30907" coordsize="37963,3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vKixgAAANw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RRDLcz4QjI/R8AAAD//wMAUEsBAi0AFAAGAAgAAAAhANvh9svuAAAAhQEAABMAAAAAAAAA&#10;AAAAAAAAAAAAAFtDb250ZW50X1R5cGVzXS54bWxQSwECLQAUAAYACAAAACEAWvQsW78AAAAVAQAA&#10;CwAAAAAAAAAAAAAAAAAfAQAAX3JlbHMvLnJlbHNQSwECLQAUAAYACAAAACEA5CLyosYAAADcAAAA&#10;DwAAAAAAAAAAAAAAAAAHAgAAZHJzL2Rvd25yZXYueG1sUEsFBgAAAAADAAMAtwAAAPoCAAAAAA==&#10;">
                                <v:group id="Группа 192" o:spid="_x0000_s1090" style="position:absolute;left:5476;top:3571;width:25350;height:1264" coordsize="25353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                <v:line id="Прямая соединительная линия 193" o:spid="_x0000_s1091" style="position:absolute;visibility:visible;mso-wrap-style:square" from="0,0" to="25336,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" strokecolor="black [3200]" strokeweight=".5pt">
                                    <v:stroke joinstyle="miter"/>
                                  </v:line>
                                  <v:shape id="Прямая со стрелкой 194" o:spid="_x0000_s1092" type="#_x0000_t32" style="position:absolute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" strokecolor="black [3200]" strokeweight=".5pt">
                                    <v:stroke endarrow="block" joinstyle="miter"/>
                                  </v:shape>
                                  <v:shape id="Прямая со стрелкой 195" o:spid="_x0000_s1093" type="#_x0000_t32" style="position:absolute;left:25353;top:59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" strokecolor="black [3200]" strokeweight=".5pt">
                                    <v:stroke endarrow="block" joinstyle="miter"/>
                                  </v:shape>
                                </v:group>
                                <v:group id="Группа 24" o:spid="_x0000_s1094" style="position:absolute;left:11858;width:10808;height:8426" coordsize="10824,8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          <v:shape id="Блок-схема: решение 25" o:spid="_x0000_s1095" type="#_x0000_t110" style="position:absolute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" fillcolor="white [3212]" strokecolor="black [3213]" strokeweight="1pt"/>
                                  <v:shape id="_x0000_s1096" type="#_x0000_t202" style="position:absolute;left:407;top:1892;width:10417;height:6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                  <v:textbox>
                                      <w:txbxContent>
                                        <w:p w14:paraId="6474029C" w14:textId="77777777" w:rsidR="00B04A18" w:rsidRPr="005E18FA" w:rsidRDefault="00B04A18" w:rsidP="00A77CD6">
                                          <w:pPr>
                                            <w:spacing w:after="0" w:line="240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14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sz w:val="18"/>
                                            </w:rPr>
                                            <w:t>есть профиль на сайте?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group id="Группа 82" o:spid="_x0000_s1097" style="position:absolute;top:4857;width:10890;height:7538" coordorigin="654" coordsize="12540,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              <v:shape id="Блок-схема: процесс 83" o:spid="_x0000_s1098" type="#_x0000_t109" style="position:absolute;left:762;width:12433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" filled="f" strokecolor="black [3213]" strokeweight="1pt"/>
                                  <v:shape id="_x0000_s1099" type="#_x0000_t202" style="position:absolute;left:654;top:1332;width:12433;height:6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                    <v:textbox>
                                      <w:txbxContent>
                                        <w:p w14:paraId="5D2F97D6" w14:textId="77777777" w:rsidR="00B04A18" w:rsidRDefault="00B04A18" w:rsidP="003D4110">
                                          <w:pPr>
                                            <w:spacing w:after="0" w:line="240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  <w:t xml:space="preserve">вход в </w:t>
                                          </w:r>
                                        </w:p>
                                        <w:p w14:paraId="05E0C22A" w14:textId="77777777" w:rsidR="00B04A18" w:rsidRPr="005E18FA" w:rsidRDefault="00B04A18" w:rsidP="003D4110">
                                          <w:pPr>
                                            <w:spacing w:after="0" w:line="240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  <w:t>аккаунт</w:t>
                                          </w:r>
                                        </w:p>
                                        <w:p w14:paraId="1A857B6F" w14:textId="77777777" w:rsidR="00B04A18" w:rsidRPr="005E18FA" w:rsidRDefault="00B04A18" w:rsidP="003D4110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group id="Группа 600" o:spid="_x0000_s1100" style="position:absolute;left:24717;top:4810;width:13246;height:24253" coordsize="13246,2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lc5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5ocz4QjI/S8AAAD//wMAUEsBAi0AFAAGAAgAAAAhANvh9svuAAAAhQEAABMAAAAAAAAAAAAA&#10;AAAAAAAAAFtDb250ZW50X1R5cGVzXS54bWxQSwECLQAUAAYACAAAACEAWvQsW78AAAAVAQAACwAA&#10;AAAAAAAAAAAAAAAfAQAAX3JlbHMvLnJlbHNQSwECLQAUAAYACAAAACEAi25XOcMAAADcAAAADwAA&#10;AAAAAAAAAAAAAAAHAgAAZHJzL2Rvd25yZXYueG1sUEsFBgAAAAADAAMAtwAAAPcCAAAAAA==&#10;">
                                  <v:group id="Группа 108" o:spid="_x0000_s1101" style="position:absolute;width:13246;height:9505" coordorigin="-361" coordsize="13247,9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                <v:shape id="Блок-схема: процесс 109" o:spid="_x0000_s1102" type="#_x0000_t109" style="position:absolute;left:762;width:10795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" filled="f" strokecolor="black [3213]" strokeweight="1pt"/>
                                    <v:shape id="_x0000_s1103" type="#_x0000_t202" style="position:absolute;left:-361;top:119;width:13246;height:9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" filled="f" stroked="f">
                                      <v:textbox>
                                        <w:txbxContent>
                                          <w:p w14:paraId="74EE088B" w14:textId="77777777" w:rsidR="00B04A18" w:rsidRDefault="00B04A18" w:rsidP="003D4110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  <w:t xml:space="preserve">заполнение </w:t>
                                            </w:r>
                                          </w:p>
                                          <w:p w14:paraId="6ACABE92" w14:textId="77777777" w:rsidR="00B04A18" w:rsidRPr="005E18FA" w:rsidRDefault="00B04A18" w:rsidP="003D4110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  <w:t>формы регистрации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group id="Группа 120" o:spid="_x0000_s1104" style="position:absolute;left:857;top:8334;width:10890;height:7537" coordorigin="654" coordsize="12540,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                <v:shape id="Блок-схема: процесс 121" o:spid="_x0000_s1105" type="#_x0000_t109" style="position:absolute;left:762;width:12433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" filled="f" strokecolor="black [3213]" strokeweight="1pt"/>
                                    <v:shape id="_x0000_s1106" type="#_x0000_t202" style="position:absolute;left:654;top:1332;width:12433;height:6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" filled="f" stroked="f">
                                      <v:textbox>
                                        <w:txbxContent>
                                          <w:p w14:paraId="69C033C2" w14:textId="77777777" w:rsidR="00B04A18" w:rsidRPr="005E18FA" w:rsidRDefault="00B04A18" w:rsidP="003D4110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  <w:t>создание аккаунта</w:t>
                                            </w:r>
                                          </w:p>
                                          <w:p w14:paraId="0D8E781D" w14:textId="77777777" w:rsidR="00B04A18" w:rsidRPr="005E18FA" w:rsidRDefault="00B04A18" w:rsidP="003D4110">
                                            <w:pPr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group id="Группа 123" o:spid="_x0000_s1107" style="position:absolute;left:857;top:16716;width:10890;height:7537" coordorigin="654" coordsize="12540,7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                  <v:shape id="Блок-схема: процесс 124" o:spid="_x0000_s1108" type="#_x0000_t109" style="position:absolute;left:762;width:12433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" filled="f" strokecolor="black [3213]" strokeweight="1pt"/>
                                    <v:shape id="_x0000_s1109" type="#_x0000_t202" style="position:absolute;left:654;top:1332;width:12433;height:6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" filled="f" stroked="f">
                                      <v:textbox>
                                        <w:txbxContent>
                                          <w:p w14:paraId="55D95D79" w14:textId="77777777" w:rsidR="00B04A18" w:rsidRDefault="00B04A18" w:rsidP="003D4110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  <w:t xml:space="preserve">вход в </w:t>
                                            </w:r>
                                          </w:p>
                                          <w:p w14:paraId="0EE3D12A" w14:textId="77777777" w:rsidR="00B04A18" w:rsidRPr="005E18FA" w:rsidRDefault="00B04A18" w:rsidP="003D4110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  <w:t>аккаунт</w:t>
                                            </w:r>
                                          </w:p>
                                          <w:p w14:paraId="54DBE271" w14:textId="77777777" w:rsidR="00B04A18" w:rsidRPr="005E18FA" w:rsidRDefault="00B04A18" w:rsidP="003D4110">
                                            <w:pPr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Прямая со стрелкой 206" o:spid="_x0000_s1110" type="#_x0000_t32" style="position:absolute;left:6477;top:7143;width:0;height:1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Прямая со стрелкой 207" o:spid="_x0000_s1111" type="#_x0000_t32" style="position:absolute;left:6429;top:15478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</v:group>
                                <v:group id="Группа 209" o:spid="_x0000_s1112" style="position:absolute;left:5334;top:12001;width:25831;height:18906" coordorigin="2052,-9108" coordsize="25834,18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              <v:group id="Группа 210" o:spid="_x0000_s1113" style="position:absolute;left:2052;top:-9108;width:25835;height:17872" coordorigin="2052,-9108" coordsize="25834,17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                <v:line id="Прямая соединительная линия 211" o:spid="_x0000_s1114" style="position:absolute;visibility:visible;mso-wrap-style:square" from="2052,8606" to="27854,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" strokecolor="black [3200]" strokeweight=".5pt">
                                      <v:stroke joinstyle="miter"/>
                                    </v:line>
                                    <v:shape id="Прямая со стрелкой 212" o:spid="_x0000_s1115" type="#_x0000_t32" style="position:absolute;left:27887;top:7557;width:0;height:1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" strokecolor="black [3200]" strokeweight=".5pt">
                                      <v:stroke endarrow="block" joinstyle="miter"/>
                                    </v:shape>
                                    <v:shape id="Прямая со стрелкой 213" o:spid="_x0000_s1116" type="#_x0000_t32" style="position:absolute;left:2052;top:-9108;width:45;height:177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" strokecolor="black [3200]" strokeweight=".5pt">
                                      <v:stroke endarrow="block" joinstyle="miter"/>
                                    </v:shape>
                                  </v:group>
                                  <v:shape id="Прямая со стрелкой 214" o:spid="_x0000_s1117" type="#_x0000_t32" style="position:absolute;left:14362;top:8596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</v:group>
                              </v:group>
                            </v:group>
                            <v:group id="Группа 220" o:spid="_x0000_s1118" style="position:absolute;left:7184;top:87283;width:25610;height:2458" coordorigin="708,7427" coordsize="25613,2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            <v:group id="Группа 221" o:spid="_x0000_s1119" style="position:absolute;left:708;top:7427;width:25614;height:1293" coordorigin="708,7427" coordsize="25613,1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            <v:line id="Прямая соединительная линия 222" o:spid="_x0000_s1120" style="position:absolute;visibility:visible;mso-wrap-style:square" from="708,8555" to="26322,8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T4YxQAAANw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" strokecolor="black [3200]" strokeweight=".5pt">
                                  <v:stroke joinstyle="miter"/>
                                </v:line>
                                <v:shape id="Прямая со стрелкой 223" o:spid="_x0000_s1121" type="#_x0000_t32" style="position:absolute;left:26283;top:7514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" strokecolor="black [3200]" strokeweight=".5pt">
                                  <v:stroke endarrow="block" joinstyle="miter"/>
                                </v:shape>
                                <v:shape id="Прямая со стрелкой 224" o:spid="_x0000_s1122" type="#_x0000_t32" style="position:absolute;left:752;top:7427;width:0;height:11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" strokecolor="black [3200]" strokeweight=".5pt">
                                  <v:stroke endarrow="block" joinstyle="miter"/>
                                </v:shape>
                              </v:group>
                              <v:shape id="Прямая со стрелкой 225" o:spid="_x0000_s1123" type="#_x0000_t32" style="position:absolute;left:14248;top:8682;width:0;height:1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" strokecolor="black [3200]" strokeweight=".5pt">
                                <v:stroke endarrow="block" joinstyle="miter"/>
                              </v:shape>
                            </v:group>
                          </v:group>
                          <v:rect id="Прямоугольник 622" o:spid="_x0000_s1124" style="position:absolute;left:26232;top:23377;width:2606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" filled="f" stroked="f" strokeweight="1pt">
                            <v:textbox>
                              <w:txbxContent>
                                <w:p w14:paraId="76B3250A" w14:textId="77777777" w:rsidR="00B04A18" w:rsidRPr="00597DFE" w:rsidRDefault="00B04A18" w:rsidP="00597DF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  <w:t>-</w:t>
                                  </w:r>
                                </w:p>
                              </w:txbxContent>
                            </v:textbox>
                          </v:rect>
                        </v:group>
                      </v:group>
                      <v:rect id="Прямоугольник 623" o:spid="_x0000_s1125" style="position:absolute;left:10426;top:46506;width:260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" filled="f" stroked="f" strokeweight="1pt">
                        <v:textbox>
                          <w:txbxContent>
                            <w:p w14:paraId="2350156E" w14:textId="77777777" w:rsidR="00B04A18" w:rsidRPr="00597DFE" w:rsidRDefault="00B04A18" w:rsidP="00597DF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8"/>
                                </w:rPr>
                              </w:pPr>
                              <w:r w:rsidRPr="00597DFE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8"/>
                                </w:rPr>
                                <w:t>+</w:t>
                              </w:r>
                            </w:p>
                          </w:txbxContent>
                        </v:textbox>
                      </v:rect>
                    </v:group>
                    <v:rect id="Прямоугольник 625" o:spid="_x0000_s1126" style="position:absolute;left:27763;top:46382;width:2606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" filled="f" stroked="f" strokeweight="1pt">
                      <v:textbox>
                        <w:txbxContent>
                          <w:p w14:paraId="4F74BA74" w14:textId="77777777" w:rsidR="00B04A18" w:rsidRPr="00597DFE" w:rsidRDefault="00B04A18" w:rsidP="00597D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-</w:t>
                            </w:r>
                          </w:p>
                        </w:txbxContent>
                      </v:textbox>
                    </v:rect>
                  </v:group>
                  <v:rect id="Прямоугольник 626" o:spid="_x0000_s1127" style="position:absolute;left:27146;top:77009;width:2606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" filled="f" stroked="f" strokeweight="1pt">
                    <v:textbox>
                      <w:txbxContent>
                        <w:p w14:paraId="469D56BA" w14:textId="77777777" w:rsidR="00B04A18" w:rsidRPr="00597DFE" w:rsidRDefault="00B04A18" w:rsidP="00597DFE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8"/>
                            </w:rPr>
                            <w:t>-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</w:p>
    <w:p w14:paraId="7DF97EB0" w14:textId="77777777" w:rsidR="00A44BBA" w:rsidRPr="00BE1E62" w:rsidRDefault="00A44BBA" w:rsidP="00BE1E62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7E28AF" w14:textId="77777777" w:rsidR="00A44BBA" w:rsidRPr="003D4110" w:rsidRDefault="00A44BBA" w:rsidP="003D4110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DEBC06D" w14:textId="77777777" w:rsidR="00A44BBA" w:rsidRPr="003D4110" w:rsidRDefault="00A44BBA" w:rsidP="003D4110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842034C" w14:textId="77777777" w:rsidR="00A44BBA" w:rsidRPr="00A44BBA" w:rsidRDefault="00A44BBA" w:rsidP="00A44BB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852B16" w14:textId="77777777" w:rsidR="003D4110" w:rsidRDefault="00886EF1" w:rsidP="00C64635">
      <w:pPr>
        <w:keepNext/>
        <w:keepLines/>
        <w:pageBreakBefore/>
        <w:spacing w:before="360" w:after="24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2787877"/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3409280" behindDoc="0" locked="0" layoutInCell="1" allowOverlap="1" wp14:anchorId="4BFED7D1" wp14:editId="0AAA4233">
                <wp:simplePos x="0" y="0"/>
                <wp:positionH relativeFrom="column">
                  <wp:posOffset>-241935</wp:posOffset>
                </wp:positionH>
                <wp:positionV relativeFrom="paragraph">
                  <wp:posOffset>-310515</wp:posOffset>
                </wp:positionV>
                <wp:extent cx="5118114" cy="5820689"/>
                <wp:effectExtent l="0" t="0" r="6350" b="27940"/>
                <wp:wrapNone/>
                <wp:docPr id="647" name="Группа 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8114" cy="5820689"/>
                          <a:chOff x="0" y="0"/>
                          <a:chExt cx="5118114" cy="5820689"/>
                        </a:xfrm>
                      </wpg:grpSpPr>
                      <wps:wsp>
                        <wps:cNvPr id="637" name="Прямоугольник 637"/>
                        <wps:cNvSpPr/>
                        <wps:spPr>
                          <a:xfrm>
                            <a:off x="800100" y="4110038"/>
                            <a:ext cx="2603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5B522F" w14:textId="77777777" w:rsidR="00B04A18" w:rsidRPr="00597DFE" w:rsidRDefault="00B04A18" w:rsidP="00886EF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8"/>
                                </w:rPr>
                              </w:pPr>
                              <w:r w:rsidRPr="00597DFE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8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46" name="Группа 646"/>
                        <wpg:cNvGrpSpPr/>
                        <wpg:grpSpPr>
                          <a:xfrm>
                            <a:off x="0" y="0"/>
                            <a:ext cx="5118114" cy="5820689"/>
                            <a:chOff x="0" y="0"/>
                            <a:chExt cx="5118114" cy="5820689"/>
                          </a:xfrm>
                        </wpg:grpSpPr>
                        <wpg:grpSp>
                          <wpg:cNvPr id="645" name="Группа 645"/>
                          <wpg:cNvGrpSpPr/>
                          <wpg:grpSpPr>
                            <a:xfrm>
                              <a:off x="0" y="0"/>
                              <a:ext cx="5118114" cy="5820689"/>
                              <a:chOff x="0" y="0"/>
                              <a:chExt cx="5118114" cy="5820689"/>
                            </a:xfrm>
                          </wpg:grpSpPr>
                          <wps:wsp>
                            <wps:cNvPr id="636" name="Прямоугольник 636"/>
                            <wps:cNvSpPr/>
                            <wps:spPr>
                              <a:xfrm>
                                <a:off x="833438" y="2652713"/>
                                <a:ext cx="260350" cy="273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95EC22" w14:textId="77777777" w:rsidR="00B04A18" w:rsidRPr="00597DFE" w:rsidRDefault="00B04A18" w:rsidP="00886EF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</w:pPr>
                                  <w:r w:rsidRPr="00597DFE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44" name="Группа 644"/>
                            <wpg:cNvGrpSpPr/>
                            <wpg:grpSpPr>
                              <a:xfrm>
                                <a:off x="0" y="0"/>
                                <a:ext cx="5118114" cy="5820689"/>
                                <a:chOff x="0" y="0"/>
                                <a:chExt cx="5118114" cy="5820689"/>
                              </a:xfrm>
                            </wpg:grpSpPr>
                            <wpg:grpSp>
                              <wpg:cNvPr id="643" name="Группа 643"/>
                              <wpg:cNvGrpSpPr/>
                              <wpg:grpSpPr>
                                <a:xfrm>
                                  <a:off x="0" y="0"/>
                                  <a:ext cx="5118114" cy="5820689"/>
                                  <a:chOff x="0" y="0"/>
                                  <a:chExt cx="5118114" cy="5820689"/>
                                </a:xfrm>
                              </wpg:grpSpPr>
                              <wpg:grpSp>
                                <wpg:cNvPr id="642" name="Группа 642"/>
                                <wpg:cNvGrpSpPr/>
                                <wpg:grpSpPr>
                                  <a:xfrm>
                                    <a:off x="0" y="0"/>
                                    <a:ext cx="5118114" cy="5820689"/>
                                    <a:chOff x="0" y="0"/>
                                    <a:chExt cx="5118114" cy="5820689"/>
                                  </a:xfrm>
                                </wpg:grpSpPr>
                                <wpg:grpSp>
                                  <wpg:cNvPr id="641" name="Группа 641"/>
                                  <wpg:cNvGrpSpPr/>
                                  <wpg:grpSpPr>
                                    <a:xfrm>
                                      <a:off x="0" y="0"/>
                                      <a:ext cx="5118114" cy="5820689"/>
                                      <a:chOff x="0" y="0"/>
                                      <a:chExt cx="5118114" cy="5820689"/>
                                    </a:xfrm>
                                  </wpg:grpSpPr>
                                  <wpg:grpSp>
                                    <wpg:cNvPr id="612" name="Группа 612"/>
                                    <wpg:cNvGrpSpPr/>
                                    <wpg:grpSpPr>
                                      <a:xfrm>
                                        <a:off x="0" y="0"/>
                                        <a:ext cx="5118114" cy="5820689"/>
                                        <a:chOff x="0" y="0"/>
                                        <a:chExt cx="5118114" cy="5820689"/>
                                      </a:xfrm>
                                    </wpg:grpSpPr>
                                    <wpg:grpSp>
                                      <wpg:cNvPr id="610" name="Группа 610"/>
                                      <wpg:cNvGrpSpPr/>
                                      <wpg:grpSpPr>
                                        <a:xfrm>
                                          <a:off x="35170" y="0"/>
                                          <a:ext cx="5082944" cy="3979147"/>
                                          <a:chOff x="0" y="0"/>
                                          <a:chExt cx="5082944" cy="3979147"/>
                                        </a:xfrm>
                                      </wpg:grpSpPr>
                                      <wpg:grpSp>
                                        <wpg:cNvPr id="608" name="Группа 608"/>
                                        <wpg:cNvGrpSpPr/>
                                        <wpg:grpSpPr>
                                          <a:xfrm>
                                            <a:off x="85411" y="0"/>
                                            <a:ext cx="4997533" cy="2540803"/>
                                            <a:chOff x="0" y="0"/>
                                            <a:chExt cx="4997533" cy="2540803"/>
                                          </a:xfrm>
                                        </wpg:grpSpPr>
                                        <wpg:grpSp>
                                          <wpg:cNvPr id="605" name="Группа 605"/>
                                          <wpg:cNvGrpSpPr/>
                                          <wpg:grpSpPr>
                                            <a:xfrm>
                                              <a:off x="557683" y="0"/>
                                              <a:ext cx="2664460" cy="1021715"/>
                                              <a:chOff x="0" y="0"/>
                                              <a:chExt cx="2664460" cy="1021715"/>
                                            </a:xfrm>
                                          </wpg:grpSpPr>
                                          <wpg:grpSp>
                                            <wpg:cNvPr id="233" name="Группа 233"/>
                                            <wpg:cNvGrpSpPr/>
                                            <wpg:grpSpPr>
                                              <a:xfrm>
                                                <a:off x="0" y="609600"/>
                                                <a:ext cx="2534920" cy="126365"/>
                                                <a:chOff x="0" y="0"/>
                                                <a:chExt cx="2535382" cy="126587"/>
                                              </a:xfrm>
                                            </wpg:grpSpPr>
                                            <wps:wsp>
                                              <wps:cNvPr id="234" name="Прямая соединительная линия 234"/>
                                              <wps:cNvCnPr/>
                                              <wps:spPr>
                                                <a:xfrm>
                                                  <a:off x="0" y="0"/>
                                                  <a:ext cx="2533650" cy="635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235" name="Прямая со стрелкой 235"/>
                                              <wps:cNvCnPr/>
                                              <wps:spPr>
                                                <a:xfrm>
                                                  <a:off x="0" y="0"/>
                                                  <a:ext cx="0" cy="12065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236" name="Прямая со стрелкой 236"/>
                                              <wps:cNvCnPr/>
                                              <wps:spPr>
                                                <a:xfrm>
                                                  <a:off x="2535382" y="5937"/>
                                                  <a:ext cx="0" cy="12065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604" name="Группа 604"/>
                                            <wpg:cNvGrpSpPr/>
                                            <wpg:grpSpPr>
                                              <a:xfrm>
                                                <a:off x="850900" y="0"/>
                                                <a:ext cx="1813560" cy="1021715"/>
                                                <a:chOff x="0" y="0"/>
                                                <a:chExt cx="1813560" cy="1021715"/>
                                              </a:xfrm>
                                            </wpg:grpSpPr>
                                            <wpg:grpSp>
                                              <wpg:cNvPr id="96" name="Группа 96"/>
                                              <wpg:cNvGrpSpPr/>
                                              <wpg:grpSpPr>
                                                <a:xfrm>
                                                  <a:off x="0" y="260350"/>
                                                  <a:ext cx="1082040" cy="761365"/>
                                                  <a:chOff x="0" y="0"/>
                                                  <a:chExt cx="1082764" cy="761991"/>
                                                </a:xfrm>
                                              </wpg:grpSpPr>
                                              <wps:wsp>
                                                <wps:cNvPr id="97" name="Блок-схема: решение 97"/>
                                                <wps:cNvSpPr/>
                                                <wps:spPr>
                                                  <a:xfrm>
                                                    <a:off x="0" y="0"/>
                                                    <a:ext cx="1080000" cy="720000"/>
                                                  </a:xfrm>
                                                  <a:prstGeom prst="flowChartDecision">
                                                    <a:avLst/>
                                                  </a:prstGeom>
                                                  <a:solidFill>
                                                    <a:schemeClr val="bg1"/>
                                                  </a:solidFill>
                                                  <a:ln>
                                                    <a:solidFill>
                                                      <a:schemeClr val="tx1"/>
                                                    </a:solidFill>
                                                  </a:ln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  <wps:wsp>
                                                <wps:cNvPr id="98" name="Надпись 2"/>
                                                <wps:cNvSpPr txBox="1"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41040" y="105498"/>
                                                    <a:ext cx="1041724" cy="65649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9525">
                                                    <a:noFill/>
                                                    <a:miter lim="800000"/>
                                                    <a:headEnd/>
                                                    <a:tailEnd/>
                                                  </a:ln>
                                                </wps:spPr>
                                                <wps:txbx>
                                                  <w:txbxContent>
                                                    <w:p w14:paraId="7FBBD9D6" w14:textId="77777777" w:rsidR="00B04A18" w:rsidRPr="00E6440C" w:rsidRDefault="00B04A18" w:rsidP="00E6440C">
                                                      <w:pPr>
                                                        <w:spacing w:after="0" w:line="240" w:lineRule="auto"/>
                                                        <w:jc w:val="center"/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</w:rPr>
                                                      </w:pPr>
                                                      <w:r w:rsidRPr="00E6440C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</w:rPr>
                                                        <w:t xml:space="preserve">купить </w:t>
                                                      </w:r>
                                                    </w:p>
                                                    <w:p w14:paraId="64A0DC87" w14:textId="77777777" w:rsidR="00B04A18" w:rsidRPr="00E6440C" w:rsidRDefault="00B04A18" w:rsidP="00E6440C">
                                                      <w:pPr>
                                                        <w:spacing w:after="0" w:line="240" w:lineRule="auto"/>
                                                        <w:jc w:val="center"/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0"/>
                                                        </w:rPr>
                                                      </w:pPr>
                                                      <w:r w:rsidRPr="00E6440C">
                                                        <w:rPr>
                                                          <w:rFonts w:ascii="Times New Roman" w:hAnsi="Times New Roman" w:cs="Times New Roman"/>
                                                          <w:sz w:val="24"/>
                                                        </w:rPr>
                                                        <w:t>товар?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91440" tIns="45720" rIns="91440" bIns="45720" anchor="t" anchorCtr="0"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232" name="Соединитель: уступ 232"/>
                                              <wps:cNvCnPr/>
                                              <wps:spPr>
                                                <a:xfrm flipH="1">
                                                  <a:off x="533400" y="171450"/>
                                                  <a:ext cx="1101090" cy="83820"/>
                                                </a:xfrm>
                                                <a:prstGeom prst="bentConnector3">
                                                  <a:avLst>
                                                    <a:gd name="adj1" fmla="val 99940"/>
                                                  </a:avLst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27" name="Блок-схема: узел 127"/>
                                              <wps:cNvSpPr/>
                                              <wps:spPr>
                                                <a:xfrm>
                                                  <a:off x="1454150" y="0"/>
                                                  <a:ext cx="359410" cy="359410"/>
                                                </a:xfrm>
                                                <a:prstGeom prst="flowChartConnector">
                                                  <a:avLst/>
                                                </a:prstGeom>
                                                <a:solidFill>
                                                  <a:schemeClr val="bg1"/>
                                                </a:solidFill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g:grpSp>
                                          <wpg:cNvPr id="607" name="Группа 607"/>
                                          <wpg:cNvGrpSpPr/>
                                          <wpg:grpSpPr>
                                            <a:xfrm>
                                              <a:off x="1326382" y="758650"/>
                                              <a:ext cx="3671151" cy="1667334"/>
                                              <a:chOff x="0" y="0"/>
                                              <a:chExt cx="3671151" cy="1667334"/>
                                            </a:xfrm>
                                          </wpg:grpSpPr>
                                          <wpg:grpSp>
                                            <wpg:cNvPr id="238" name="Группа 238"/>
                                            <wpg:cNvGrpSpPr/>
                                            <wpg:grpSpPr>
                                              <a:xfrm>
                                                <a:off x="532563" y="346668"/>
                                                <a:ext cx="2534920" cy="126365"/>
                                                <a:chOff x="0" y="0"/>
                                                <a:chExt cx="2535382" cy="126587"/>
                                              </a:xfrm>
                                            </wpg:grpSpPr>
                                            <wps:wsp>
                                              <wps:cNvPr id="239" name="Прямая соединительная линия 239"/>
                                              <wps:cNvCnPr/>
                                              <wps:spPr>
                                                <a:xfrm>
                                                  <a:off x="0" y="0"/>
                                                  <a:ext cx="2533650" cy="635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240" name="Прямая со стрелкой 240"/>
                                              <wps:cNvCnPr/>
                                              <wps:spPr>
                                                <a:xfrm>
                                                  <a:off x="0" y="0"/>
                                                  <a:ext cx="0" cy="12065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241" name="Прямая со стрелкой 241"/>
                                              <wps:cNvCnPr/>
                                              <wps:spPr>
                                                <a:xfrm>
                                                  <a:off x="2535382" y="5937"/>
                                                  <a:ext cx="0" cy="12065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  <wpg:grpSp>
                                            <wpg:cNvPr id="86" name="Группа 86"/>
                                            <wpg:cNvGrpSpPr/>
                                            <wpg:grpSpPr>
                                              <a:xfrm>
                                                <a:off x="0" y="472273"/>
                                                <a:ext cx="1118870" cy="842010"/>
                                                <a:chOff x="65494" y="0"/>
                                                <a:chExt cx="1119539" cy="842561"/>
                                              </a:xfrm>
                                            </wpg:grpSpPr>
                                            <wps:wsp>
                                              <wps:cNvPr id="87" name="Блок-схема: процесс 87"/>
                                              <wps:cNvSpPr/>
                                              <wps:spPr>
                                                <a:xfrm>
                                                  <a:off x="76200" y="0"/>
                                                  <a:ext cx="1079500" cy="719455"/>
                                                </a:xfrm>
                                                <a:prstGeom prst="flowChartProcess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88" name="Надпись 2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65494" y="80539"/>
                                                  <a:ext cx="1119539" cy="7620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AFD0C14" w14:textId="77777777" w:rsidR="00B04A18" w:rsidRPr="005E18FA" w:rsidRDefault="00B04A18" w:rsidP="00773230">
                                                    <w:pPr>
                                                      <w:spacing w:after="0" w:line="240" w:lineRule="auto"/>
                                                      <w:jc w:val="center"/>
                                                      <w:rPr>
                                                        <w:rFonts w:ascii="Times New Roman" w:hAnsi="Times New Roman" w:cs="Times New Roma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 w:cs="Times New Roman"/>
                                                      </w:rPr>
                                                      <w:t>товар добавлен в корзину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111" name="Группа 111"/>
                                            <wpg:cNvGrpSpPr/>
                                            <wpg:grpSpPr>
                                              <a:xfrm>
                                                <a:off x="1240971" y="0"/>
                                                <a:ext cx="1082040" cy="761365"/>
                                                <a:chOff x="0" y="0"/>
                                                <a:chExt cx="1082764" cy="761991"/>
                                              </a:xfrm>
                                            </wpg:grpSpPr>
                                            <wps:wsp>
                                              <wps:cNvPr id="112" name="Блок-схема: решение 112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080000" cy="720000"/>
                                                </a:xfrm>
                                                <a:prstGeom prst="flowChartDecision">
                                                  <a:avLst/>
                                                </a:prstGeom>
                                                <a:solidFill>
                                                  <a:schemeClr val="bg1"/>
                                                </a:solidFill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13" name="Надпись 2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41040" y="105498"/>
                                                  <a:ext cx="1041724" cy="65649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728747FA" w14:textId="77777777" w:rsidR="00B04A18" w:rsidRPr="00E6440C" w:rsidRDefault="00B04A18" w:rsidP="00773230">
                                                    <w:pPr>
                                                      <w:spacing w:after="0" w:line="240" w:lineRule="auto"/>
                                                      <w:jc w:val="center"/>
                                                      <w:rPr>
                                                        <w:rFonts w:ascii="Times New Roman" w:hAnsi="Times New Roman" w:cs="Times New Roman"/>
                                                        <w:sz w:val="20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</w:rPr>
                                                      <w:t>добавить в корзину</w:t>
                                                    </w:r>
                                                    <w:r w:rsidRPr="00E6440C">
                                                      <w:rPr>
                                                        <w:rFonts w:ascii="Times New Roman" w:hAnsi="Times New Roman" w:cs="Times New Roman"/>
                                                        <w:sz w:val="24"/>
                                                      </w:rPr>
                                                      <w:t>?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547" name="Группа 547"/>
                                            <wpg:cNvGrpSpPr/>
                                            <wpg:grpSpPr>
                                              <a:xfrm>
                                                <a:off x="2552281" y="477297"/>
                                                <a:ext cx="1118870" cy="842010"/>
                                                <a:chOff x="65494" y="0"/>
                                                <a:chExt cx="1119539" cy="842561"/>
                                              </a:xfrm>
                                            </wpg:grpSpPr>
                                            <wps:wsp>
                                              <wps:cNvPr id="548" name="Блок-схема: процесс 548"/>
                                              <wps:cNvSpPr/>
                                              <wps:spPr>
                                                <a:xfrm>
                                                  <a:off x="76200" y="0"/>
                                                  <a:ext cx="1079500" cy="719455"/>
                                                </a:xfrm>
                                                <a:prstGeom prst="flowChartProcess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549" name="Надпись 2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65494" y="80539"/>
                                                  <a:ext cx="1119539" cy="7620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3AA3E07C" w14:textId="77777777" w:rsidR="00B04A18" w:rsidRPr="005E18FA" w:rsidRDefault="00B04A18" w:rsidP="009A1AD8">
                                                    <w:pPr>
                                                      <w:spacing w:after="0" w:line="240" w:lineRule="auto"/>
                                                      <w:jc w:val="center"/>
                                                      <w:rPr>
                                                        <w:rFonts w:ascii="Times New Roman" w:hAnsi="Times New Roman" w:cs="Times New Roma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 w:cs="Times New Roman"/>
                                                      </w:rPr>
                                                      <w:t>просмотр товаров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42" name="Группа 242"/>
                                            <wpg:cNvGrpSpPr/>
                                            <wpg:grpSpPr>
                                              <a:xfrm>
                                                <a:off x="537587" y="1200778"/>
                                                <a:ext cx="2583180" cy="466556"/>
                                                <a:chOff x="205220" y="755568"/>
                                                <a:chExt cx="2583493" cy="467164"/>
                                              </a:xfrm>
                                            </wpg:grpSpPr>
                                            <wpg:grpSp>
                                              <wpg:cNvPr id="243" name="Группа 243"/>
                                              <wpg:cNvGrpSpPr/>
                                              <wpg:grpSpPr>
                                                <a:xfrm>
                                                  <a:off x="205220" y="755568"/>
                                                  <a:ext cx="2583493" cy="120851"/>
                                                  <a:chOff x="205220" y="755568"/>
                                                  <a:chExt cx="2583493" cy="120851"/>
                                                </a:xfrm>
                                              </wpg:grpSpPr>
                                              <wps:wsp>
                                                <wps:cNvPr id="244" name="Прямая соединительная линия 244"/>
                                                <wps:cNvCnPr/>
                                                <wps:spPr>
                                                  <a:xfrm>
                                                    <a:off x="205220" y="860610"/>
                                                    <a:ext cx="2580184" cy="5076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dk1"/>
                                                  </a:lnRef>
                                                  <a:fillRef idx="0">
                                                    <a:schemeClr val="dk1"/>
                                                  </a:fillRef>
                                                  <a:effectRef idx="0">
                                                    <a:schemeClr val="dk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245" name="Прямая со стрелкой 245"/>
                                                <wps:cNvCnPr/>
                                                <wps:spPr>
                                                  <a:xfrm>
                                                    <a:off x="2788713" y="755769"/>
                                                    <a:ext cx="0" cy="120650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ln>
                                                    <a:tailEnd type="triangle"/>
                                                  </a:ln>
                                                </wps:spPr>
                                                <wps:style>
                                                  <a:lnRef idx="1">
                                                    <a:schemeClr val="dk1"/>
                                                  </a:lnRef>
                                                  <a:fillRef idx="0">
                                                    <a:schemeClr val="dk1"/>
                                                  </a:fillRef>
                                                  <a:effectRef idx="0">
                                                    <a:schemeClr val="dk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246" name="Прямая со стрелкой 246"/>
                                                <wps:cNvCnPr/>
                                                <wps:spPr>
                                                  <a:xfrm>
                                                    <a:off x="205220" y="755568"/>
                                                    <a:ext cx="4545" cy="109208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ln>
                                                    <a:tailEnd type="triangle"/>
                                                  </a:ln>
                                                </wps:spPr>
                                                <wps:style>
                                                  <a:lnRef idx="1">
                                                    <a:schemeClr val="dk1"/>
                                                  </a:lnRef>
                                                  <a:fillRef idx="0">
                                                    <a:schemeClr val="dk1"/>
                                                  </a:fillRef>
                                                  <a:effectRef idx="0">
                                                    <a:schemeClr val="dk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</wpg:grpSp>
                                            <wps:wsp>
                                              <wps:cNvPr id="247" name="Прямая со стрелкой 247"/>
                                              <wps:cNvCnPr/>
                                              <wps:spPr>
                                                <a:xfrm>
                                                  <a:off x="1436293" y="859444"/>
                                                  <a:ext cx="0" cy="363288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</wpg:grpSp>
                                        <wpg:grpSp>
                                          <wpg:cNvPr id="606" name="Группа 606"/>
                                          <wpg:cNvGrpSpPr/>
                                          <wpg:grpSpPr>
                                            <a:xfrm>
                                              <a:off x="0" y="733529"/>
                                              <a:ext cx="3087312" cy="1807274"/>
                                              <a:chOff x="0" y="0"/>
                                              <a:chExt cx="3087312" cy="1807274"/>
                                            </a:xfrm>
                                          </wpg:grpSpPr>
                                          <wpg:grpSp>
                                            <wpg:cNvPr id="114" name="Группа 114"/>
                                            <wpg:cNvGrpSpPr/>
                                            <wpg:grpSpPr>
                                              <a:xfrm>
                                                <a:off x="0" y="844062"/>
                                                <a:ext cx="1118870" cy="883285"/>
                                                <a:chOff x="36164" y="0"/>
                                                <a:chExt cx="1119539" cy="883610"/>
                                              </a:xfrm>
                                            </wpg:grpSpPr>
                                            <wps:wsp>
                                              <wps:cNvPr id="115" name="Блок-схема: процесс 115"/>
                                              <wps:cNvSpPr/>
                                              <wps:spPr>
                                                <a:xfrm>
                                                  <a:off x="76200" y="0"/>
                                                  <a:ext cx="1079500" cy="719455"/>
                                                </a:xfrm>
                                                <a:prstGeom prst="flowChartProcess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116" name="Надпись 2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36164" y="121588"/>
                                                  <a:ext cx="1119539" cy="7620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60FD69D" w14:textId="77777777" w:rsidR="00B04A18" w:rsidRDefault="00B04A18" w:rsidP="00773230">
                                                    <w:pPr>
                                                      <w:spacing w:after="0" w:line="240" w:lineRule="auto"/>
                                                      <w:jc w:val="center"/>
                                                      <w:rPr>
                                                        <w:rFonts w:ascii="Times New Roman" w:hAnsi="Times New Roman" w:cs="Times New Roma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 w:cs="Times New Roman"/>
                                                      </w:rPr>
                                                      <w:t xml:space="preserve">покупка </w:t>
                                                    </w:r>
                                                  </w:p>
                                                  <w:p w14:paraId="68A912F5" w14:textId="77777777" w:rsidR="00B04A18" w:rsidRPr="005E18FA" w:rsidRDefault="00B04A18" w:rsidP="00773230">
                                                    <w:pPr>
                                                      <w:spacing w:after="0" w:line="240" w:lineRule="auto"/>
                                                      <w:jc w:val="center"/>
                                                      <w:rPr>
                                                        <w:rFonts w:ascii="Times New Roman" w:hAnsi="Times New Roman" w:cs="Times New Roma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 w:cs="Times New Roman"/>
                                                      </w:rPr>
                                                      <w:t>товара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544" name="Группа 544"/>
                                            <wpg:cNvGrpSpPr/>
                                            <wpg:grpSpPr>
                                              <a:xfrm>
                                                <a:off x="30145" y="0"/>
                                                <a:ext cx="1118870" cy="842010"/>
                                                <a:chOff x="65494" y="0"/>
                                                <a:chExt cx="1119539" cy="842561"/>
                                              </a:xfrm>
                                            </wpg:grpSpPr>
                                            <wps:wsp>
                                              <wps:cNvPr id="545" name="Блок-схема: процесс 545"/>
                                              <wps:cNvSpPr/>
                                              <wps:spPr>
                                                <a:xfrm>
                                                  <a:off x="76200" y="0"/>
                                                  <a:ext cx="1079500" cy="719455"/>
                                                </a:xfrm>
                                                <a:prstGeom prst="flowChartProcess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546" name="Надпись 2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65494" y="80539"/>
                                                  <a:ext cx="1119539" cy="7620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9525">
                                                  <a:noFill/>
                                                  <a:miter lim="800000"/>
                                                  <a:headEnd/>
                                                  <a:tailEnd/>
                                                </a:ln>
                                              </wps:spPr>
                                              <wps:txbx>
                                                <w:txbxContent>
                                                  <w:p w14:paraId="49CD6622" w14:textId="77777777" w:rsidR="00B04A18" w:rsidRPr="005E18FA" w:rsidRDefault="00B04A18" w:rsidP="003D4110">
                                                    <w:pPr>
                                                      <w:spacing w:after="0" w:line="240" w:lineRule="auto"/>
                                                      <w:jc w:val="center"/>
                                                      <w:rPr>
                                                        <w:rFonts w:ascii="Times New Roman" w:hAnsi="Times New Roman" w:cs="Times New Roma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 w:cs="Times New Roman"/>
                                                      </w:rPr>
                                                      <w:t>заполнение формы заказа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91440" tIns="45720" rIns="91440" bIns="45720" anchor="t" anchorCtr="0"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237" name="Прямая со стрелкой 237"/>
                                            <wps:cNvCnPr/>
                                            <wps:spPr>
                                              <a:xfrm>
                                                <a:off x="552659" y="728506"/>
                                                <a:ext cx="0" cy="1206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248" name="Группа 248"/>
                                            <wpg:cNvGrpSpPr/>
                                            <wpg:grpSpPr>
                                              <a:xfrm>
                                                <a:off x="507441" y="1582616"/>
                                                <a:ext cx="2579871" cy="224658"/>
                                                <a:chOff x="205220" y="755568"/>
                                                <a:chExt cx="2580184" cy="224726"/>
                                              </a:xfrm>
                                            </wpg:grpSpPr>
                                            <wpg:grpSp>
                                              <wpg:cNvPr id="249" name="Группа 249"/>
                                              <wpg:cNvGrpSpPr/>
                                              <wpg:grpSpPr>
                                                <a:xfrm>
                                                  <a:off x="205220" y="755568"/>
                                                  <a:ext cx="2580184" cy="110118"/>
                                                  <a:chOff x="205220" y="755568"/>
                                                  <a:chExt cx="2580184" cy="110118"/>
                                                </a:xfrm>
                                              </wpg:grpSpPr>
                                              <wps:wsp>
                                                <wps:cNvPr id="250" name="Прямая соединительная линия 250"/>
                                                <wps:cNvCnPr/>
                                                <wps:spPr>
                                                  <a:xfrm>
                                                    <a:off x="205220" y="860610"/>
                                                    <a:ext cx="2580184" cy="5076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1">
                                                    <a:schemeClr val="dk1"/>
                                                  </a:lnRef>
                                                  <a:fillRef idx="0">
                                                    <a:schemeClr val="dk1"/>
                                                  </a:fillRef>
                                                  <a:effectRef idx="0">
                                                    <a:schemeClr val="dk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  <wps:wsp>
                                                <wps:cNvPr id="252" name="Прямая со стрелкой 252"/>
                                                <wps:cNvCnPr/>
                                                <wps:spPr>
                                                  <a:xfrm>
                                                    <a:off x="205220" y="755568"/>
                                                    <a:ext cx="4545" cy="109208"/>
                                                  </a:xfrm>
                                                  <a:prstGeom prst="straightConnector1">
                                                    <a:avLst/>
                                                  </a:prstGeom>
                                                  <a:ln>
                                                    <a:tailEnd type="triangle"/>
                                                  </a:ln>
                                                </wps:spPr>
                                                <wps:style>
                                                  <a:lnRef idx="1">
                                                    <a:schemeClr val="dk1"/>
                                                  </a:lnRef>
                                                  <a:fillRef idx="0">
                                                    <a:schemeClr val="dk1"/>
                                                  </a:fillRef>
                                                  <a:effectRef idx="0">
                                                    <a:schemeClr val="dk1"/>
                                                  </a:effectRef>
                                                  <a:fontRef idx="minor">
                                                    <a:schemeClr val="tx1"/>
                                                  </a:fontRef>
                                                </wps:style>
                                                <wps:bodyPr/>
                                              </wps:wsp>
                                            </wpg:grpSp>
                                            <wps:wsp>
                                              <wps:cNvPr id="253" name="Прямая со стрелкой 253"/>
                                              <wps:cNvCnPr/>
                                              <wps:spPr>
                                                <a:xfrm>
                                                  <a:off x="1436293" y="859678"/>
                                                  <a:ext cx="0" cy="120616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  <wpg:grpSp>
                                        <wpg:cNvPr id="609" name="Группа 609"/>
                                        <wpg:cNvGrpSpPr/>
                                        <wpg:grpSpPr>
                                          <a:xfrm>
                                            <a:off x="0" y="2537208"/>
                                            <a:ext cx="3630957" cy="1441939"/>
                                            <a:chOff x="0" y="0"/>
                                            <a:chExt cx="3630957" cy="1441939"/>
                                          </a:xfrm>
                                        </wpg:grpSpPr>
                                        <wpg:grpSp>
                                          <wpg:cNvPr id="576" name="Группа 576"/>
                                          <wpg:cNvGrpSpPr/>
                                          <wpg:grpSpPr>
                                            <a:xfrm>
                                              <a:off x="537586" y="356717"/>
                                              <a:ext cx="2534920" cy="126365"/>
                                              <a:chOff x="0" y="0"/>
                                              <a:chExt cx="2535382" cy="126587"/>
                                            </a:xfrm>
                                          </wpg:grpSpPr>
                                          <wps:wsp>
                                            <wps:cNvPr id="577" name="Прямая соединительная линия 577"/>
                                            <wps:cNvCnPr/>
                                            <wps:spPr>
                                              <a:xfrm>
                                                <a:off x="0" y="0"/>
                                                <a:ext cx="2533650" cy="63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8" name="Прямая со стрелкой 578"/>
                                            <wps:cNvCnPr/>
                                            <wps:spPr>
                                              <a:xfrm>
                                                <a:off x="0" y="0"/>
                                                <a:ext cx="0" cy="1206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9" name="Прямая со стрелкой 579"/>
                                            <wps:cNvCnPr/>
                                            <wps:spPr>
                                              <a:xfrm>
                                                <a:off x="2535382" y="5937"/>
                                                <a:ext cx="0" cy="1206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g:grpSp>
                                          <wpg:cNvPr id="550" name="Группа 550"/>
                                          <wpg:cNvGrpSpPr/>
                                          <wpg:grpSpPr>
                                            <a:xfrm>
                                              <a:off x="1281164" y="0"/>
                                              <a:ext cx="1078865" cy="862330"/>
                                              <a:chOff x="0" y="0"/>
                                              <a:chExt cx="1080000" cy="864185"/>
                                            </a:xfrm>
                                          </wpg:grpSpPr>
                                          <wps:wsp>
                                            <wps:cNvPr id="551" name="Блок-схема: решение 551"/>
                                            <wps:cNvSpPr/>
                                            <wps:spPr>
                                              <a:xfrm>
                                                <a:off x="0" y="0"/>
                                                <a:ext cx="1080000" cy="720000"/>
                                              </a:xfrm>
                                              <a:prstGeom prst="flowChartDecision">
                                                <a:avLst/>
                                              </a:prstGeom>
                                              <a:solidFill>
                                                <a:schemeClr val="bg1"/>
                                              </a:solidFill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52" name="Надпись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57974" y="183862"/>
                                                <a:ext cx="1004081" cy="68032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4BECDFE7" w14:textId="77777777" w:rsidR="00B04A18" w:rsidRPr="005E18FA" w:rsidRDefault="00B04A18" w:rsidP="009A1AD8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rFonts w:ascii="Times New Roman" w:hAnsi="Times New Roman" w:cs="Times New Roman"/>
                                                      <w:sz w:val="14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  <w:sz w:val="18"/>
                                                    </w:rPr>
                                                    <w:t>подать заявку на курс?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553" name="Группа 553"/>
                                          <wpg:cNvGrpSpPr/>
                                          <wpg:grpSpPr>
                                            <a:xfrm>
                                              <a:off x="0" y="477297"/>
                                              <a:ext cx="1118870" cy="761280"/>
                                              <a:chOff x="65494" y="-5803"/>
                                              <a:chExt cx="1119539" cy="762022"/>
                                            </a:xfrm>
                                          </wpg:grpSpPr>
                                          <wps:wsp>
                                            <wps:cNvPr id="554" name="Блок-схема: процесс 554"/>
                                            <wps:cNvSpPr/>
                                            <wps:spPr>
                                              <a:xfrm>
                                                <a:off x="76200" y="0"/>
                                                <a:ext cx="1079500" cy="71945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55" name="Надпись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65494" y="-5803"/>
                                                <a:ext cx="1119539" cy="7620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65E9B38F" w14:textId="77777777" w:rsidR="00B04A18" w:rsidRPr="005E18FA" w:rsidRDefault="00B04A18" w:rsidP="009A1AD8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  <w:t>заполнение формы регистрации на курс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556" name="Группа 556"/>
                                          <wpg:cNvGrpSpPr/>
                                          <wpg:grpSpPr>
                                            <a:xfrm>
                                              <a:off x="2512087" y="487345"/>
                                              <a:ext cx="1118870" cy="798830"/>
                                              <a:chOff x="65494" y="0"/>
                                              <a:chExt cx="1119539" cy="799402"/>
                                            </a:xfrm>
                                          </wpg:grpSpPr>
                                          <wps:wsp>
                                            <wps:cNvPr id="557" name="Блок-схема: процесс 557"/>
                                            <wps:cNvSpPr/>
                                            <wps:spPr>
                                              <a:xfrm>
                                                <a:off x="76200" y="0"/>
                                                <a:ext cx="1079500" cy="719455"/>
                                              </a:xfrm>
                                              <a:prstGeom prst="flowChartProcess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solidFill>
                                                  <a:schemeClr val="tx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558" name="Надпись 2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65494" y="37380"/>
                                                <a:ext cx="1119539" cy="76202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2CA17572" w14:textId="77777777" w:rsidR="00B04A18" w:rsidRPr="005E18FA" w:rsidRDefault="00B04A18" w:rsidP="009A1AD8">
                                                  <w:pPr>
                                                    <w:spacing w:after="0" w:line="240" w:lineRule="auto"/>
                                                    <w:jc w:val="center"/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 w:cs="Times New Roman"/>
                                                    </w:rPr>
                                                    <w:t>просмотр информации на странице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>
                                              <a:noAutofit/>
                                            </wps:bodyPr>
                                          </wps:wsp>
                                        </wpg:grpSp>
                                        <wpg:grpSp>
                                          <wpg:cNvPr id="580" name="Группа 580"/>
                                          <wpg:cNvGrpSpPr/>
                                          <wpg:grpSpPr>
                                            <a:xfrm>
                                              <a:off x="502417" y="1205803"/>
                                              <a:ext cx="2583180" cy="236136"/>
                                              <a:chOff x="205220" y="755568"/>
                                              <a:chExt cx="2583493" cy="236444"/>
                                            </a:xfrm>
                                          </wpg:grpSpPr>
                                          <wpg:grpSp>
                                            <wpg:cNvPr id="581" name="Группа 581"/>
                                            <wpg:cNvGrpSpPr/>
                                            <wpg:grpSpPr>
                                              <a:xfrm>
                                                <a:off x="205220" y="755568"/>
                                                <a:ext cx="2583493" cy="120851"/>
                                                <a:chOff x="205220" y="755568"/>
                                                <a:chExt cx="2583493" cy="120851"/>
                                              </a:xfrm>
                                            </wpg:grpSpPr>
                                            <wps:wsp>
                                              <wps:cNvPr id="582" name="Прямая соединительная линия 582"/>
                                              <wps:cNvCnPr/>
                                              <wps:spPr>
                                                <a:xfrm>
                                                  <a:off x="205220" y="860610"/>
                                                  <a:ext cx="2580184" cy="507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583" name="Прямая со стрелкой 583"/>
                                              <wps:cNvCnPr/>
                                              <wps:spPr>
                                                <a:xfrm>
                                                  <a:off x="2788713" y="755769"/>
                                                  <a:ext cx="0" cy="120650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584" name="Прямая со стрелкой 584"/>
                                              <wps:cNvCnPr/>
                                              <wps:spPr>
                                                <a:xfrm>
                                                  <a:off x="205220" y="755568"/>
                                                  <a:ext cx="4545" cy="109208"/>
                                                </a:xfrm>
                                                <a:prstGeom prst="straightConnector1">
                                                  <a:avLst/>
                                                </a:prstGeom>
                                                <a:ln>
                                                  <a:tailEnd type="triangle"/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  <wps:wsp>
                                            <wps:cNvPr id="585" name="Прямая со стрелкой 585"/>
                                            <wps:cNvCnPr/>
                                            <wps:spPr>
                                              <a:xfrm>
                                                <a:off x="1511663" y="859340"/>
                                                <a:ext cx="0" cy="132672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  <wpg:grpSp>
                                      <wpg:cNvPr id="611" name="Группа 611"/>
                                      <wpg:cNvGrpSpPr/>
                                      <wpg:grpSpPr>
                                        <a:xfrm>
                                          <a:off x="0" y="3979147"/>
                                          <a:ext cx="3692909" cy="1841542"/>
                                          <a:chOff x="0" y="0"/>
                                          <a:chExt cx="3692909" cy="1841542"/>
                                        </a:xfrm>
                                      </wpg:grpSpPr>
                                      <wpg:grpSp>
                                        <wpg:cNvPr id="586" name="Группа 586"/>
                                        <wpg:cNvGrpSpPr/>
                                        <wpg:grpSpPr>
                                          <a:xfrm>
                                            <a:off x="592853" y="356716"/>
                                            <a:ext cx="2534920" cy="126365"/>
                                            <a:chOff x="0" y="0"/>
                                            <a:chExt cx="2535382" cy="126587"/>
                                          </a:xfrm>
                                        </wpg:grpSpPr>
                                        <wps:wsp>
                                          <wps:cNvPr id="587" name="Прямая соединительная линия 587"/>
                                          <wps:cNvCnPr/>
                                          <wps:spPr>
                                            <a:xfrm>
                                              <a:off x="0" y="0"/>
                                              <a:ext cx="2533650" cy="6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88" name="Прямая со стрелкой 588"/>
                                          <wps:cNvCnPr/>
                                          <wps:spPr>
                                            <a:xfrm>
                                              <a:off x="0" y="0"/>
                                              <a:ext cx="0" cy="12065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89" name="Прямая со стрелкой 589"/>
                                          <wps:cNvCnPr/>
                                          <wps:spPr>
                                            <a:xfrm>
                                              <a:off x="2535382" y="5937"/>
                                              <a:ext cx="0" cy="12065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g:grpSp>
                                        <wpg:cNvPr id="10" name="Группа 10"/>
                                        <wpg:cNvGrpSpPr/>
                                        <wpg:grpSpPr>
                                          <a:xfrm>
                                            <a:off x="1230923" y="1482132"/>
                                            <a:ext cx="1079500" cy="359410"/>
                                            <a:chOff x="0" y="0"/>
                                            <a:chExt cx="1080000" cy="360000"/>
                                          </a:xfrm>
                                        </wpg:grpSpPr>
                                        <wps:wsp>
                                          <wps:cNvPr id="6" name="Блок-схема: знак завершения 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1080000" cy="360000"/>
                                            </a:xfrm>
                                            <a:prstGeom prst="flowChartTerminator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>
                                                  <a:lumMod val="95000"/>
                                                  <a:lumOff val="5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" name="Надпись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245659" y="34119"/>
                                              <a:ext cx="661670" cy="2933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E6B4CBC" w14:textId="77777777" w:rsidR="00B04A18" w:rsidRPr="00A91BCB" w:rsidRDefault="00B04A18" w:rsidP="00A91BCB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</w:rPr>
                                                  <w:t>конец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12" name="Группа 12"/>
                                        <wpg:cNvGrpSpPr/>
                                        <wpg:grpSpPr>
                                          <a:xfrm>
                                            <a:off x="0" y="472272"/>
                                            <a:ext cx="1155700" cy="719455"/>
                                            <a:chOff x="0" y="0"/>
                                            <a:chExt cx="1155700" cy="720000"/>
                                          </a:xfrm>
                                        </wpg:grpSpPr>
                                        <wps:wsp>
                                          <wps:cNvPr id="11" name="Блок-схема: данные 11"/>
                                          <wps:cNvSpPr/>
                                          <wps:spPr>
                                            <a:xfrm>
                                              <a:off x="38100" y="0"/>
                                              <a:ext cx="1080000" cy="720000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" name="Надпись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120650"/>
                                              <a:ext cx="1155700" cy="5130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239FDC" w14:textId="77777777" w:rsidR="00B04A18" w:rsidRPr="005E18FA" w:rsidRDefault="00B04A18" w:rsidP="005E18FA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  <w:t>выход</w:t>
                                                </w:r>
                                                <w:r w:rsidRPr="005E18FA"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  <w:t xml:space="preserve"> пользователя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559" name="Группа 559"/>
                                        <wpg:cNvGrpSpPr/>
                                        <wpg:grpSpPr>
                                          <a:xfrm>
                                            <a:off x="1301262" y="0"/>
                                            <a:ext cx="1078865" cy="801950"/>
                                            <a:chOff x="0" y="0"/>
                                            <a:chExt cx="1080000" cy="803672"/>
                                          </a:xfrm>
                                        </wpg:grpSpPr>
                                        <wps:wsp>
                                          <wps:cNvPr id="560" name="Блок-схема: решение 560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1080000" cy="720000"/>
                                            </a:xfrm>
                                            <a:prstGeom prst="flowChartDecision">
                                              <a:avLst/>
                                            </a:prstGeom>
                                            <a:solidFill>
                                              <a:schemeClr val="bg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1" name="Надпись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57974" y="123349"/>
                                              <a:ext cx="1004081" cy="68032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B83D8CD" w14:textId="77777777" w:rsidR="00B04A18" w:rsidRPr="005E18FA" w:rsidRDefault="00B04A18" w:rsidP="009A1AD8">
                                                <w:pPr>
                                                  <w:spacing w:after="0" w:line="240" w:lineRule="auto"/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14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 w:cs="Times New Roman"/>
                                                    <w:sz w:val="18"/>
                                                  </w:rPr>
                                                  <w:t>завершить ознакомление с сайтом?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565" name="Группа 565"/>
                                        <wpg:cNvGrpSpPr/>
                                        <wpg:grpSpPr>
                                          <a:xfrm>
                                            <a:off x="2537209" y="482321"/>
                                            <a:ext cx="1155700" cy="719456"/>
                                            <a:chOff x="0" y="0"/>
                                            <a:chExt cx="1155700" cy="720000"/>
                                          </a:xfrm>
                                        </wpg:grpSpPr>
                                        <wps:wsp>
                                          <wps:cNvPr id="566" name="Блок-схема: данные 566"/>
                                          <wps:cNvSpPr/>
                                          <wps:spPr>
                                            <a:xfrm>
                                              <a:off x="38100" y="0"/>
                                              <a:ext cx="1080000" cy="720000"/>
                                            </a:xfrm>
                                            <a:prstGeom prst="flowChartInputOutpu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7" name="Надпись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51588"/>
                                              <a:ext cx="1155700" cy="6649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B3F0941" w14:textId="77777777" w:rsidR="00B04A18" w:rsidRDefault="00B04A18" w:rsidP="009A1AD8">
                                                <w:pPr>
                                                  <w:spacing w:after="0" w:line="240" w:lineRule="auto"/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  <w:t>просмотр информации</w:t>
                                                </w:r>
                                              </w:p>
                                              <w:p w14:paraId="1C52DCFB" w14:textId="77777777" w:rsidR="00B04A18" w:rsidRPr="005E18FA" w:rsidRDefault="00B04A18" w:rsidP="009A1AD8">
                                                <w:pPr>
                                                  <w:spacing w:after="0" w:line="240" w:lineRule="auto"/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  <w:t xml:space="preserve"> на сайте</w:t>
                                                </w:r>
                                              </w:p>
                                              <w:p w14:paraId="31F43EE9" w14:textId="77777777" w:rsidR="00B04A18" w:rsidRPr="005E18FA" w:rsidRDefault="00B04A18" w:rsidP="009A1AD8">
                                                <w:pPr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g:grpSp>
                                        <wpg:cNvPr id="590" name="Группа 590"/>
                                        <wpg:cNvGrpSpPr/>
                                        <wpg:grpSpPr>
                                          <a:xfrm>
                                            <a:off x="517490" y="1200778"/>
                                            <a:ext cx="2583180" cy="280987"/>
                                            <a:chOff x="205220" y="755568"/>
                                            <a:chExt cx="2583493" cy="281353"/>
                                          </a:xfrm>
                                        </wpg:grpSpPr>
                                        <wpg:grpSp>
                                          <wpg:cNvPr id="591" name="Группа 591"/>
                                          <wpg:cNvGrpSpPr/>
                                          <wpg:grpSpPr>
                                            <a:xfrm>
                                              <a:off x="205220" y="755568"/>
                                              <a:ext cx="2583493" cy="120851"/>
                                              <a:chOff x="205220" y="755568"/>
                                              <a:chExt cx="2583493" cy="120851"/>
                                            </a:xfrm>
                                          </wpg:grpSpPr>
                                          <wps:wsp>
                                            <wps:cNvPr id="592" name="Прямая соединительная линия 592"/>
                                            <wps:cNvCnPr/>
                                            <wps:spPr>
                                              <a:xfrm>
                                                <a:off x="205220" y="860610"/>
                                                <a:ext cx="2580184" cy="5076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93" name="Прямая со стрелкой 593"/>
                                            <wps:cNvCnPr/>
                                            <wps:spPr>
                                              <a:xfrm>
                                                <a:off x="2788713" y="755769"/>
                                                <a:ext cx="0" cy="12065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94" name="Прямая со стрелкой 594"/>
                                            <wps:cNvCnPr/>
                                            <wps:spPr>
                                              <a:xfrm>
                                                <a:off x="205220" y="755568"/>
                                                <a:ext cx="4545" cy="109208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ln>
                                                <a:tailEnd type="triangle"/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595" name="Прямая со стрелкой 595"/>
                                          <wps:cNvCnPr/>
                                          <wps:spPr>
                                            <a:xfrm>
                                              <a:off x="1436293" y="859340"/>
                                              <a:ext cx="0" cy="17758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  <wps:wsp>
                                    <wps:cNvPr id="631" name="Прямоугольник 631"/>
                                    <wps:cNvSpPr/>
                                    <wps:spPr>
                                      <a:xfrm>
                                        <a:off x="947738" y="381000"/>
                                        <a:ext cx="260350" cy="27305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5AB85B49" w14:textId="77777777" w:rsidR="00B04A18" w:rsidRPr="00597DFE" w:rsidRDefault="00B04A18" w:rsidP="00886EF1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color w:val="000000" w:themeColor="text1"/>
                                              <w:sz w:val="24"/>
                                              <w:szCs w:val="28"/>
                                            </w:rPr>
                                          </w:pPr>
                                          <w:r w:rsidRPr="00597DFE">
                                            <w:rPr>
                                              <w:rFonts w:ascii="Times New Roman" w:hAnsi="Times New Roman" w:cs="Times New Roman"/>
                                              <w:color w:val="000000" w:themeColor="text1"/>
                                              <w:sz w:val="24"/>
                                              <w:szCs w:val="28"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632" name="Прямоугольник 632"/>
                                  <wps:cNvSpPr/>
                                  <wps:spPr>
                                    <a:xfrm>
                                      <a:off x="2757488" y="385763"/>
                                      <a:ext cx="260666" cy="2730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14:paraId="359B27BF" w14:textId="77777777" w:rsidR="00B04A18" w:rsidRPr="00597DFE" w:rsidRDefault="00B04A18" w:rsidP="00886EF1">
                                        <w:pPr>
                                          <w:jc w:val="center"/>
                                          <w:rPr>
                                            <w:rFonts w:ascii="Times New Roman" w:hAnsi="Times New Roman" w:cs="Times New Roman"/>
                                            <w:color w:val="000000" w:themeColor="text1"/>
                                            <w:sz w:val="24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color w:val="000000" w:themeColor="text1"/>
                                            <w:sz w:val="24"/>
                                            <w:szCs w:val="28"/>
                                          </w:rPr>
                                          <w:t>-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635" name="Прямоугольник 635"/>
                                <wps:cNvSpPr/>
                                <wps:spPr>
                                  <a:xfrm>
                                    <a:off x="2214563" y="881063"/>
                                    <a:ext cx="260350" cy="2730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58A2C5D1" w14:textId="77777777" w:rsidR="00B04A18" w:rsidRPr="00597DFE" w:rsidRDefault="00B04A18" w:rsidP="00886EF1">
                                      <w:pPr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8"/>
                                        </w:rPr>
                                      </w:pPr>
                                      <w:r w:rsidRPr="00597DFE">
                                        <w:rPr>
                                          <w:rFonts w:ascii="Times New Roman" w:hAnsi="Times New Roman" w:cs="Times New Roman"/>
                                          <w:color w:val="000000" w:themeColor="text1"/>
                                          <w:sz w:val="24"/>
                                          <w:szCs w:val="28"/>
                                        </w:rPr>
                                        <w:t>+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638" name="Прямоугольник 638"/>
                              <wps:cNvSpPr/>
                              <wps:spPr>
                                <a:xfrm>
                                  <a:off x="4010025" y="881063"/>
                                  <a:ext cx="260666" cy="2730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759B6ED" w14:textId="77777777" w:rsidR="00B04A18" w:rsidRPr="00597DFE" w:rsidRDefault="00B04A18" w:rsidP="00886EF1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4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4"/>
                                        <w:szCs w:val="28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639" name="Прямоугольник 639"/>
                          <wps:cNvSpPr/>
                          <wps:spPr>
                            <a:xfrm>
                              <a:off x="2671763" y="2662238"/>
                              <a:ext cx="260666" cy="2730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A374C2" w14:textId="77777777" w:rsidR="00B04A18" w:rsidRPr="00597DFE" w:rsidRDefault="00B04A18" w:rsidP="00886EF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8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BFED7D1" id="Группа 647" o:spid="_x0000_s1128" style="position:absolute;left:0;text-align:left;margin-left:-19.05pt;margin-top:-24.45pt;width:403pt;height:458.3pt;z-index:253409280" coordsize="51181,58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">
                <v:rect id="Прямоугольник 637" o:spid="_x0000_s1129" style="position:absolute;left:8001;top:41100;width:2603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" filled="f" stroked="f" strokeweight="1pt">
                  <v:textbox>
                    <w:txbxContent>
                      <w:p w14:paraId="4A5B522F" w14:textId="77777777" w:rsidR="00B04A18" w:rsidRPr="00597DFE" w:rsidRDefault="00B04A18" w:rsidP="00886EF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8"/>
                          </w:rPr>
                        </w:pPr>
                        <w:r w:rsidRPr="00597DFE">
                          <w:rPr>
                            <w:rFonts w:ascii="Times New Roman" w:hAnsi="Times New Roman" w:cs="Times New Roman"/>
                            <w:color w:val="000000" w:themeColor="text1"/>
                            <w:sz w:val="24"/>
                            <w:szCs w:val="28"/>
                          </w:rPr>
                          <w:t>+</w:t>
                        </w:r>
                      </w:p>
                    </w:txbxContent>
                  </v:textbox>
                </v:rect>
                <v:group id="Группа 646" o:spid="_x0000_s1130" style="position:absolute;width:51181;height:58206" coordsize="51181,58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    <v:group id="Группа 645" o:spid="_x0000_s1131" style="position:absolute;width:51181;height:58206" coordsize="51181,58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01h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g8r+H3TDgC8vADAAD//wMAUEsBAi0AFAAGAAgAAAAhANvh9svuAAAAhQEAABMAAAAAAAAA&#10;AAAAAAAAAAAAAFtDb250ZW50X1R5cGVzXS54bWxQSwECLQAUAAYACAAAACEAWvQsW78AAAAVAQAA&#10;CwAAAAAAAAAAAAAAAAAfAQAAX3JlbHMvLnJlbHNQSwECLQAUAAYACAAAACEADXNNYcYAAADcAAAA&#10;DwAAAAAAAAAAAAAAAAAHAgAAZHJzL2Rvd25yZXYueG1sUEsFBgAAAAADAAMAtwAAAPoCAAAAAA==&#10;">
                    <v:rect id="Прямоугольник 636" o:spid="_x0000_s1132" style="position:absolute;left:8334;top:26527;width:2603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" filled="f" stroked="f" strokeweight="1pt">
                      <v:textbox>
                        <w:txbxContent>
                          <w:p w14:paraId="6195EC22" w14:textId="77777777" w:rsidR="00B04A18" w:rsidRPr="00597DFE" w:rsidRDefault="00B04A18" w:rsidP="00886EF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 w:rsidRPr="00597DFE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+</w:t>
                            </w:r>
                          </w:p>
                        </w:txbxContent>
                      </v:textbox>
                    </v:rect>
                    <v:group id="Группа 644" o:spid="_x0000_s1133" style="position:absolute;width:51181;height:58206" coordsize="51181,58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+j6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sE6SeD3TDgCcvcDAAD//wMAUEsBAi0AFAAGAAgAAAAhANvh9svuAAAAhQEAABMAAAAAAAAA&#10;AAAAAAAAAAAAAFtDb250ZW50X1R5cGVzXS54bWxQSwECLQAUAAYACAAAACEAWvQsW78AAAAVAQAA&#10;CwAAAAAAAAAAAAAAAAAfAQAAX3JlbHMvLnJlbHNQSwECLQAUAAYACAAAACEAYj/o+sYAAADcAAAA&#10;DwAAAAAAAAAAAAAAAAAHAgAAZHJzL2Rvd25yZXYueG1sUEsFBgAAAAADAAMAtwAAAPoCAAAAAA==&#10;">
                      <v:group id="Группа 643" o:spid="_x0000_s1134" style="position:absolute;width:51181;height:58206" coordsize="51181,58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nCO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0ifl/B7JhwBuf4BAAD//wMAUEsBAi0AFAAGAAgAAAAhANvh9svuAAAAhQEAABMAAAAAAAAA&#10;AAAAAAAAAAAAAFtDb250ZW50X1R5cGVzXS54bWxQSwECLQAUAAYACAAAACEAWvQsW78AAAAVAQAA&#10;CwAAAAAAAAAAAAAAAAAfAQAAX3JlbHMvLnJlbHNQSwECLQAUAAYACAAAACEA7dZwjsYAAADcAAAA&#10;DwAAAAAAAAAAAAAAAAAHAgAAZHJzL2Rvd25yZXYueG1sUEsFBgAAAAADAAMAtwAAAPoCAAAAAA==&#10;">
                        <v:group id="Группа 642" o:spid="_x0000_s1135" style="position:absolute;width:51181;height:58206" coordsize="51181,58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tUV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">
                          <v:group id="Группа 641" o:spid="_x0000_s1136" style="position:absolute;width:51181;height:58206" coordsize="51181,58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ti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1i9xPB3JhwBufkFAAD//wMAUEsBAi0AFAAGAAgAAAAhANvh9svuAAAAhQEAABMAAAAAAAAA&#10;AAAAAAAAAAAAAFtDb250ZW50X1R5cGVzXS54bWxQSwECLQAUAAYACAAAACEAWvQsW78AAAAVAQAA&#10;CwAAAAAAAAAAAAAAAAAfAQAAX3JlbHMvLnJlbHNQSwECLQAUAAYACAAAACEAckhLYsYAAADcAAAA&#10;DwAAAAAAAAAAAAAAAAAHAgAAZHJzL2Rvd25yZXYueG1sUEsFBgAAAAADAAMAtwAAAPoCAAAAAA==&#10;">
                            <v:group id="Группа 612" o:spid="_x0000_s1137" style="position:absolute;width:51181;height:58206" coordsize="51181,58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foI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Mp7B80w4AnL7DwAA//8DAFBLAQItABQABgAIAAAAIQDb4fbL7gAAAIUBAAATAAAAAAAAAAAA&#10;AAAAAAAAAABbQ29udGVudF9UeXBlc10ueG1sUEsBAi0AFAAGAAgAAAAhAFr0LFu/AAAAFQEAAAsA&#10;AAAAAAAAAAAAAAAAHwEAAF9yZWxzLy5yZWxzUEsBAi0AFAAGAAgAAAAhAJEp+gjEAAAA3AAAAA8A&#10;AAAAAAAAAAAAAAAABwIAAGRycy9kb3ducmV2LnhtbFBLBQYAAAAAAwADALcAAAD4AgAAAAA=&#10;">
                              <v:group id="Группа 610" o:spid="_x0000_s1138" style="position:absolute;left:351;width:50830;height:39791" coordsize="50829,3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8Hk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">
                                <v:group id="Группа 608" o:spid="_x0000_s1139" style="position:absolute;left:854;width:49975;height:25408" coordsize="49975,25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">
                                  <v:group id="Группа 605" o:spid="_x0000_s1140" style="position:absolute;left:5576;width:26645;height:10217" coordsize="26644,10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Sh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eTSD55lwBOTqAQAA//8DAFBLAQItABQABgAIAAAAIQDb4fbL7gAAAIUBAAATAAAAAAAAAAAA&#10;AAAAAAAAAABbQ29udGVudF9UeXBlc10ueG1sUEsBAi0AFAAGAAgAAAAhAFr0LFu/AAAAFQEAAAsA&#10;AAAAAAAAAAAAAAAAHwEAAF9yZWxzLy5yZWxzUEsBAi0AFAAGAAgAAAAhAJsZ9KHEAAAA3AAAAA8A&#10;AAAAAAAAAAAAAAAABwIAAGRycy9kb3ducmV2LnhtbFBLBQYAAAAAAwADALcAAAD4AgAAAAA=&#10;">
                                    <v:group id="Группа 233" o:spid="_x0000_s1141" style="position:absolute;top:6096;width:25349;height:1263" coordsize="25353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                    <v:line id="Прямая соединительная линия 234" o:spid="_x0000_s1142" style="position:absolute;visibility:visible;mso-wrap-style:square" from="0,0" to="25336,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" strokecolor="black [3200]" strokeweight=".5pt">
                                        <v:stroke joinstyle="miter"/>
                                      </v:line>
                                      <v:shape id="Прямая со стрелкой 235" o:spid="_x0000_s1143" type="#_x0000_t32" style="position:absolute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" strokecolor="black [3200]" strokeweight=".5pt">
                                        <v:stroke endarrow="block" joinstyle="miter"/>
                                      </v:shape>
                                      <v:shape id="Прямая со стрелкой 236" o:spid="_x0000_s1144" type="#_x0000_t32" style="position:absolute;left:25353;top:59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" strokecolor="black [3200]" strokeweight=".5pt">
                                        <v:stroke endarrow="block" joinstyle="miter"/>
                                      </v:shape>
                                    </v:group>
                                    <v:group id="Группа 604" o:spid="_x0000_s1145" style="position:absolute;left:8509;width:18135;height:10217" coordsize="18135,10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VE6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">
                                      <v:group id="Группа 96" o:spid="_x0000_s1146" style="position:absolute;top:2603;width:10820;height:7614" coordsize="10827,7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                      <v:shape id="Блок-схема: решение 97" o:spid="_x0000_s1147" type="#_x0000_t110" style="position:absolute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" fillcolor="white [3212]" strokecolor="black [3213]" strokeweight="1pt"/>
                                        <v:shape id="_x0000_s1148" type="#_x0000_t202" style="position:absolute;left:410;top:1054;width:10417;height:6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dql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" filled="f" stroked="f">
                                          <v:textbox>
                                            <w:txbxContent>
                                              <w:p w14:paraId="7FBBD9D6" w14:textId="77777777" w:rsidR="00B04A18" w:rsidRPr="00E6440C" w:rsidRDefault="00B04A18" w:rsidP="00E6440C">
                                                <w:pPr>
                                                  <w:spacing w:after="0" w:line="240" w:lineRule="auto"/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</w:rPr>
                                                </w:pPr>
                                                <w:r w:rsidRPr="00E6440C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</w:rPr>
                                                  <w:t xml:space="preserve">купить </w:t>
                                                </w:r>
                                              </w:p>
                                              <w:p w14:paraId="64A0DC87" w14:textId="77777777" w:rsidR="00B04A18" w:rsidRPr="00E6440C" w:rsidRDefault="00B04A18" w:rsidP="00E6440C">
                                                <w:pPr>
                                                  <w:spacing w:after="0" w:line="240" w:lineRule="auto"/>
                                                  <w:jc w:val="center"/>
                                                  <w:rPr>
                                                    <w:rFonts w:ascii="Times New Roman" w:hAnsi="Times New Roman" w:cs="Times New Roman"/>
                                                    <w:sz w:val="20"/>
                                                  </w:rPr>
                                                </w:pPr>
                                                <w:r w:rsidRPr="00E6440C">
                                                  <w:rPr>
                                                    <w:rFonts w:ascii="Times New Roman" w:hAnsi="Times New Roman" w:cs="Times New Roman"/>
                                                    <w:sz w:val="24"/>
                                                  </w:rPr>
                                                  <w:t>товар?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shapetype id="_x0000_t34" coordsize="21600,21600" o:spt="34" o:oned="t" adj="10800" path="m,l@0,0@0,21600,21600,21600e" filled="f">
                                        <v:stroke joinstyle="miter"/>
                                        <v:formulas>
                                          <v:f eqn="val #0"/>
                                        </v:formulas>
                                        <v:path arrowok="t" fillok="f" o:connecttype="none"/>
                                        <v:handles>
                                          <v:h position="#0,center"/>
                                        </v:handles>
                                        <o:lock v:ext="edit" shapetype="t"/>
                                      </v:shapetype>
                                      <v:shape id="Соединитель: уступ 232" o:spid="_x0000_s1149" type="#_x0000_t34" style="position:absolute;left:5334;top:1714;width:11010;height:83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" adj="21587" strokecolor="black [3200]" strokeweight=".5pt">
                                        <v:stroke endarrow="block"/>
                                      </v:shape>
                                      <v:shape id="Блок-схема: узел 127" o:spid="_x0000_s1150" type="#_x0000_t120" style="position:absolute;left:14541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" fillcolor="white [3212]" strokecolor="black [3213]" strokeweight="1pt">
                                        <v:stroke joinstyle="miter"/>
                                      </v:shape>
                                    </v:group>
                                  </v:group>
                                  <v:group id="Группа 607" o:spid="_x0000_s1151" style="position:absolute;left:13263;top:7586;width:36712;height:16673" coordsize="36711,16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89NxgAAANw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CI3+D3TDgCcn0HAAD//wMAUEsBAi0AFAAGAAgAAAAhANvh9svuAAAAhQEAABMAAAAAAAAA&#10;AAAAAAAAAAAAAFtDb250ZW50X1R5cGVzXS54bWxQSwECLQAUAAYACAAAACEAWvQsW78AAAAVAQAA&#10;CwAAAAAAAAAAAAAAAAAfAQAAX3JlbHMvLnJlbHNQSwECLQAUAAYACAAAACEABIfPTcYAAADcAAAA&#10;DwAAAAAAAAAAAAAAAAAHAgAAZHJzL2Rvd25yZXYueG1sUEsFBgAAAAADAAMAtwAAAPoCAAAAAA==&#10;">
                                    <v:group id="Группа 238" o:spid="_x0000_s1152" style="position:absolute;left:5325;top:3466;width:25349;height:1264" coordsize="25353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                    <v:line id="Прямая соединительная линия 239" o:spid="_x0000_s1153" style="position:absolute;visibility:visible;mso-wrap-style:square" from="0,0" to="25336,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" strokecolor="black [3200]" strokeweight=".5pt">
                                        <v:stroke joinstyle="miter"/>
                                      </v:line>
                                      <v:shape id="Прямая со стрелкой 240" o:spid="_x0000_s1154" type="#_x0000_t32" style="position:absolute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" strokecolor="black [3200]" strokeweight=".5pt">
                                        <v:stroke endarrow="block" joinstyle="miter"/>
                                      </v:shape>
                                      <v:shape id="Прямая со стрелкой 241" o:spid="_x0000_s1155" type="#_x0000_t32" style="position:absolute;left:25353;top:59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" strokecolor="black [3200]" strokeweight=".5pt">
                                        <v:stroke endarrow="block" joinstyle="miter"/>
                                      </v:shape>
                                    </v:group>
                                    <v:group id="Группа 86" o:spid="_x0000_s1156" style="position:absolute;top:4722;width:11188;height:8420" coordorigin="654" coordsize="11195,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                <v:shape id="Блок-схема: процесс 87" o:spid="_x0000_s1157" type="#_x0000_t109" style="position:absolute;left:762;width:10795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" filled="f" strokecolor="black [3213]" strokeweight="1pt"/>
                                      <v:shape id="_x0000_s1158" type="#_x0000_t202" style="position:absolute;left:654;top:805;width:11196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Ex4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" filled="f" stroked="f">
                                        <v:textbox>
                                          <w:txbxContent>
                                            <w:p w14:paraId="4AFD0C14" w14:textId="77777777" w:rsidR="00B04A18" w:rsidRPr="005E18FA" w:rsidRDefault="00B04A18" w:rsidP="00773230">
                                              <w:pPr>
                                                <w:spacing w:after="0" w:line="240" w:lineRule="auto"/>
                                                <w:jc w:val="center"/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  <w:t>товар добавлен в корзину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group id="Группа 111" o:spid="_x0000_s1159" style="position:absolute;left:12409;width:10821;height:7613" coordsize="10827,7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                <v:shape id="Блок-схема: решение 112" o:spid="_x0000_s1160" type="#_x0000_t110" style="position:absolute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" fillcolor="white [3212]" strokecolor="black [3213]" strokeweight="1pt"/>
                                      <v:shape id="_x0000_s1161" type="#_x0000_t202" style="position:absolute;left:410;top:1054;width:10417;height:6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" filled="f" stroked="f">
                                        <v:textbox>
                                          <w:txbxContent>
                                            <w:p w14:paraId="728747FA" w14:textId="77777777" w:rsidR="00B04A18" w:rsidRPr="00E6440C" w:rsidRDefault="00B04A18" w:rsidP="00773230">
                                              <w:pPr>
                                                <w:spacing w:after="0" w:line="240" w:lineRule="auto"/>
                                                <w:jc w:val="center"/>
                                                <w:rPr>
                                                  <w:rFonts w:ascii="Times New Roman" w:hAnsi="Times New Roman" w:cs="Times New Roman"/>
                                                  <w:sz w:val="20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</w:rPr>
                                                <w:t>добавить в корзину</w:t>
                                              </w:r>
                                              <w:r w:rsidRPr="00E6440C">
                                                <w:rPr>
                                                  <w:rFonts w:ascii="Times New Roman" w:hAnsi="Times New Roman" w:cs="Times New Roman"/>
                                                  <w:sz w:val="24"/>
                                                </w:rPr>
                                                <w:t>?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group id="Группа 547" o:spid="_x0000_s1162" style="position:absolute;left:25522;top:4772;width:11189;height:8421" coordorigin="654" coordsize="11195,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Bf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gWK/g9E46A3D4AAAD//wMAUEsBAi0AFAAGAAgAAAAhANvh9svuAAAAhQEAABMAAAAAAAAA&#10;AAAAAAAAAAAAAFtDb250ZW50X1R5cGVzXS54bWxQSwECLQAUAAYACAAAACEAWvQsW78AAAAVAQAA&#10;CwAAAAAAAAAAAAAAAAAfAQAAX3JlbHMvLnJlbHNQSwECLQAUAAYACAAAACEAScgX8cYAAADcAAAA&#10;DwAAAAAAAAAAAAAAAAAHAgAAZHJzL2Rvd25yZXYueG1sUEsFBgAAAAADAAMAtwAAAPoCAAAAAA==&#10;">
                                      <v:shape id="Блок-схема: процесс 548" o:spid="_x0000_s1163" type="#_x0000_t109" style="position:absolute;left:762;width:10795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" filled="f" strokecolor="black [3213]" strokeweight="1pt"/>
                                      <v:shape id="_x0000_s1164" type="#_x0000_t202" style="position:absolute;left:654;top:805;width:11196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" filled="f" stroked="f">
                                        <v:textbox>
                                          <w:txbxContent>
                                            <w:p w14:paraId="3AA3E07C" w14:textId="77777777" w:rsidR="00B04A18" w:rsidRPr="005E18FA" w:rsidRDefault="00B04A18" w:rsidP="009A1AD8">
                                              <w:pPr>
                                                <w:spacing w:after="0" w:line="240" w:lineRule="auto"/>
                                                <w:jc w:val="center"/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  <w:t>просмотр товаров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group id="Группа 242" o:spid="_x0000_s1165" style="position:absolute;left:5375;top:12007;width:25832;height:4666" coordorigin="2052,7555" coordsize="25834,4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                  <v:group id="Группа 243" o:spid="_x0000_s1166" style="position:absolute;left:2052;top:7555;width:25835;height:1209" coordorigin="2052,7555" coordsize="25834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                      <v:line id="Прямая соединительная линия 244" o:spid="_x0000_s1167" style="position:absolute;visibility:visible;mso-wrap-style:square" from="2052,8606" to="27854,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" strokecolor="black [3200]" strokeweight=".5pt">
                                          <v:stroke joinstyle="miter"/>
                                        </v:line>
                                        <v:shape id="Прямая со стрелкой 245" o:spid="_x0000_s1168" type="#_x0000_t32" style="position:absolute;left:27887;top:7557;width:0;height:1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" strokecolor="black [3200]" strokeweight=".5pt">
                                          <v:stroke endarrow="block" joinstyle="miter"/>
                                        </v:shape>
                                        <v:shape id="Прямая со стрелкой 246" o:spid="_x0000_s1169" type="#_x0000_t32" style="position:absolute;left:2052;top:7555;width:45;height:10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" strokecolor="black [3200]" strokeweight=".5pt">
                                          <v:stroke endarrow="block" joinstyle="miter"/>
                                        </v:shape>
                                      </v:group>
                                      <v:shape id="Прямая со стрелкой 247" o:spid="_x0000_s1170" type="#_x0000_t32" style="position:absolute;left:14362;top:8594;width:0;height:36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" strokecolor="black [3200]" strokeweight=".5pt">
                                        <v:stroke endarrow="block" joinstyle="miter"/>
                                      </v:shape>
                                    </v:group>
                                  </v:group>
                                  <v:group id="Группа 606" o:spid="_x0000_s1171" style="position:absolute;top:7335;width:30873;height:18073" coordsize="30873,18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2rWxgAAANw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RRArcz4QjI9R8AAAD//wMAUEsBAi0AFAAGAAgAAAAhANvh9svuAAAAhQEAABMAAAAAAAAA&#10;AAAAAAAAAAAAAFtDb250ZW50X1R5cGVzXS54bWxQSwECLQAUAAYACAAAACEAWvQsW78AAAAVAQAA&#10;CwAAAAAAAAAAAAAAAAAfAQAAX3JlbHMvLnJlbHNQSwECLQAUAAYACAAAACEAa8tq1sYAAADcAAAA&#10;DwAAAAAAAAAAAAAAAAAHAgAAZHJzL2Rvd25yZXYueG1sUEsFBgAAAAADAAMAtwAAAPoCAAAAAA==&#10;">
                                    <v:group id="Группа 114" o:spid="_x0000_s1172" style="position:absolute;top:8440;width:11188;height:8833" coordorigin="361" coordsize="11195,8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                    <v:shape id="Блок-схема: процесс 115" o:spid="_x0000_s1173" type="#_x0000_t109" style="position:absolute;left:762;width:10795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" filled="f" strokecolor="black [3213]" strokeweight="1pt"/>
                                      <v:shape id="_x0000_s1174" type="#_x0000_t202" style="position:absolute;left:361;top:1215;width:11196;height:7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" filled="f" stroked="f">
                                        <v:textbox>
                                          <w:txbxContent>
                                            <w:p w14:paraId="460FD69D" w14:textId="77777777" w:rsidR="00B04A18" w:rsidRDefault="00B04A18" w:rsidP="00773230">
                                              <w:pPr>
                                                <w:spacing w:after="0" w:line="240" w:lineRule="auto"/>
                                                <w:jc w:val="center"/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  <w:t xml:space="preserve">покупка </w:t>
                                              </w:r>
                                            </w:p>
                                            <w:p w14:paraId="68A912F5" w14:textId="77777777" w:rsidR="00B04A18" w:rsidRPr="005E18FA" w:rsidRDefault="00B04A18" w:rsidP="00773230">
                                              <w:pPr>
                                                <w:spacing w:after="0" w:line="240" w:lineRule="auto"/>
                                                <w:jc w:val="center"/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  <w:t>товара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group id="Группа 544" o:spid="_x0000_s1175" style="position:absolute;left:301;width:11189;height:8420" coordorigin="654" coordsize="11195,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om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">
                                      <v:shape id="Блок-схема: процесс 545" o:spid="_x0000_s1176" type="#_x0000_t109" style="position:absolute;left:762;width:10795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" filled="f" strokecolor="black [3213]" strokeweight="1pt"/>
                                      <v:shape id="_x0000_s1177" type="#_x0000_t202" style="position:absolute;left:654;top:805;width:11196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" filled="f" stroked="f">
                                        <v:textbox>
                                          <w:txbxContent>
                                            <w:p w14:paraId="49CD6622" w14:textId="77777777" w:rsidR="00B04A18" w:rsidRPr="005E18FA" w:rsidRDefault="00B04A18" w:rsidP="003D4110">
                                              <w:pPr>
                                                <w:spacing w:after="0" w:line="240" w:lineRule="auto"/>
                                                <w:jc w:val="center"/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 w:cs="Times New Roman"/>
                                                </w:rPr>
                                                <w:t>заполнение формы заказа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Прямая со стрелкой 237" o:spid="_x0000_s1178" type="#_x0000_t32" style="position:absolute;left:5526;top:7285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" strokecolor="black [3200]" strokeweight=".5pt">
                                      <v:stroke endarrow="block" joinstyle="miter"/>
                                    </v:shape>
                                    <v:group id="Группа 248" o:spid="_x0000_s1179" style="position:absolute;left:5074;top:15826;width:25799;height:2246" coordorigin="2052,7555" coordsize="25801,2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                    <v:group id="Группа 249" o:spid="_x0000_s1180" style="position:absolute;left:2052;top:7555;width:25802;height:1101" coordorigin="2052,7555" coordsize="25801,1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                      <v:line id="Прямая соединительная линия 250" o:spid="_x0000_s1181" style="position:absolute;visibility:visible;mso-wrap-style:square" from="2052,8606" to="27854,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" strokecolor="black [3200]" strokeweight=".5pt">
                                          <v:stroke joinstyle="miter"/>
                                        </v:line>
                                        <v:shape id="Прямая со стрелкой 252" o:spid="_x0000_s1182" type="#_x0000_t32" style="position:absolute;left:2052;top:7555;width:45;height:10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" strokecolor="black [3200]" strokeweight=".5pt">
                                          <v:stroke endarrow="block" joinstyle="miter"/>
                                        </v:shape>
                                      </v:group>
                                      <v:shape id="Прямая со стрелкой 253" o:spid="_x0000_s1183" type="#_x0000_t32" style="position:absolute;left:14362;top:8596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" strokecolor="black [3200]" strokeweight=".5pt">
                                        <v:stroke endarrow="block" joinstyle="miter"/>
                                      </v:shape>
                                    </v:group>
                                  </v:group>
                                </v:group>
                                <v:group id="Группа 609" o:spid="_x0000_s1184" style="position:absolute;top:25372;width:36309;height:14419" coordsize="36309,14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P6kxgAAANw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ARL+H3TDgCcn0HAAD//wMAUEsBAi0AFAAGAAgAAAAhANvh9svuAAAAhQEAABMAAAAAAAAA&#10;AAAAAAAAAAAAAFtDb250ZW50X1R5cGVzXS54bWxQSwECLQAUAAYACAAAACEAWvQsW78AAAAVAQAA&#10;CwAAAAAAAAAAAAAAAAAfAQAAX3JlbHMvLnJlbHNQSwECLQAUAAYACAAAACEAGlT+pMYAAADcAAAA&#10;DwAAAAAAAAAAAAAAAAAHAgAAZHJzL2Rvd25yZXYueG1sUEsFBgAAAAADAAMAtwAAAPoCAAAAAA==&#10;">
                                  <v:group id="Группа 576" o:spid="_x0000_s1185" style="position:absolute;left:5375;top:3567;width:25350;height:1263" coordsize="25353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HjX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">
                                    <v:line id="Прямая соединительная линия 577" o:spid="_x0000_s1186" style="position:absolute;visibility:visible;mso-wrap-style:square" from="0,0" to="25336,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" strokecolor="black [3200]" strokeweight=".5pt">
                                      <v:stroke joinstyle="miter"/>
                                    </v:line>
                                    <v:shape id="Прямая со стрелкой 578" o:spid="_x0000_s1187" type="#_x0000_t32" style="position:absolute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" strokecolor="black [3200]" strokeweight=".5pt">
                                      <v:stroke endarrow="block" joinstyle="miter"/>
                                    </v:shape>
                                    <v:shape id="Прямая со стрелкой 579" o:spid="_x0000_s1188" type="#_x0000_t32" style="position:absolute;left:25353;top:59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" strokecolor="black [3200]" strokeweight=".5pt">
                                      <v:stroke endarrow="block" joinstyle="miter"/>
                                    </v:shape>
                                  </v:group>
                                  <v:group id="Группа 550" o:spid="_x0000_s1189" style="position:absolute;left:12811;width:10789;height:8623" coordsize="10800,8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BlY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X48E4+A3P8CAAD//wMAUEsBAi0AFAAGAAgAAAAhANvh9svuAAAAhQEAABMAAAAAAAAAAAAA&#10;AAAAAAAAAFtDb250ZW50X1R5cGVzXS54bWxQSwECLQAUAAYACAAAACEAWvQsW78AAAAVAQAACwAA&#10;AAAAAAAAAAAAAAAfAQAAX3JlbHMvLnJlbHNQSwECLQAUAAYACAAAACEAQ/gZWMMAAADcAAAADwAA&#10;AAAAAAAAAAAAAAAHAgAAZHJzL2Rvd25yZXYueG1sUEsFBgAAAAADAAMAtwAAAPcCAAAAAA==&#10;">
                                    <v:shape id="Блок-схема: решение 551" o:spid="_x0000_s1190" type="#_x0000_t110" style="position:absolute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" fillcolor="white [3212]" strokecolor="black [3213]" strokeweight="1pt"/>
                                    <v:shape id="_x0000_s1191" type="#_x0000_t202" style="position:absolute;left:579;top:1838;width:10041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8qcI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qSZAx/Z+IRkPMnAAAA//8DAFBLAQItABQABgAIAAAAIQDb4fbL7gAAAIUBAAATAAAAAAAAAAAA&#10;AAAAAAAAAABbQ29udGVudF9UeXBlc10ueG1sUEsBAi0AFAAGAAgAAAAhAFr0LFu/AAAAFQEAAAsA&#10;AAAAAAAAAAAAAAAAHwEAAF9yZWxzLy5yZWxzUEsBAi0AFAAGAAgAAAAhAHvypwjEAAAA3AAAAA8A&#10;AAAAAAAAAAAAAAAABwIAAGRycy9kb3ducmV2LnhtbFBLBQYAAAAAAwADALcAAAD4AgAAAAA=&#10;" filled="f" stroked="f">
                                      <v:textbox>
                                        <w:txbxContent>
                                          <w:p w14:paraId="4BECDFE7" w14:textId="77777777" w:rsidR="00B04A18" w:rsidRPr="005E18FA" w:rsidRDefault="00B04A18" w:rsidP="009A1AD8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  <w:sz w:val="14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  <w:sz w:val="18"/>
                                              </w:rPr>
                                              <w:t>подать заявку на курс?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group id="Группа 553" o:spid="_x0000_s1192" style="position:absolute;top:4772;width:11188;height:7613" coordorigin="654,-58" coordsize="11195,7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ocv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C75lwBOTyDQAA//8DAFBLAQItABQABgAIAAAAIQDb4fbL7gAAAIUBAAATAAAAAAAAAAAA&#10;AAAAAAAAAABbQ29udGVudF9UeXBlc10ueG1sUEsBAi0AFAAGAAgAAAAhAFr0LFu/AAAAFQEAAAsA&#10;AAAAAAAAAAAAAAAAHwEAAF9yZWxzLy5yZWxzUEsBAi0AFAAGAAgAAAAhALMqhy/EAAAA3AAAAA8A&#10;AAAAAAAAAAAAAAAABwIAAGRycy9kb3ducmV2LnhtbFBLBQYAAAAAAwADALcAAAD4AgAAAAA=&#10;">
                                    <v:shape id="Блок-схема: процесс 554" o:spid="_x0000_s1193" type="#_x0000_t109" style="position:absolute;left:762;width:10795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" filled="f" strokecolor="black [3213]" strokeweight="1pt"/>
                                    <v:shape id="_x0000_s1194" type="#_x0000_t202" style="position:absolute;left:654;top:-58;width:11196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z98wwAAANw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Evg9E4+AXLwAAAD//wMAUEsBAi0AFAAGAAgAAAAhANvh9svuAAAAhQEAABMAAAAAAAAAAAAA&#10;AAAAAAAAAFtDb250ZW50X1R5cGVzXS54bWxQSwECLQAUAAYACAAAACEAWvQsW78AAAAVAQAACwAA&#10;AAAAAAAAAAAAAAAfAQAAX3JlbHMvLnJlbHNQSwECLQAUAAYACAAAACEA9Bs/fMMAAADcAAAADwAA&#10;AAAAAAAAAAAAAAAHAgAAZHJzL2Rvd25yZXYueG1sUEsFBgAAAAADAAMAtwAAAPcCAAAAAA==&#10;" filled="f" stroked="f">
                                      <v:textbox>
                                        <w:txbxContent>
                                          <w:p w14:paraId="65E9B38F" w14:textId="77777777" w:rsidR="00B04A18" w:rsidRPr="005E18FA" w:rsidRDefault="00B04A18" w:rsidP="009A1AD8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  <w:t>заполнение формы регистрации на курс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group id="Группа 556" o:spid="_x0000_s1195" style="position:absolute;left:25120;top:4873;width:11189;height:7988" coordorigin="654" coordsize="11195,7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SS3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">
                                    <v:shape id="Блок-схема: процесс 557" o:spid="_x0000_s1196" type="#_x0000_t109" style="position:absolute;left:762;width:10795;height:71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" filled="f" strokecolor="black [3213]" strokeweight="1pt"/>
                                    <v:shape id="_x0000_s1197" type="#_x0000_t202" style="position:absolute;left:654;top:373;width:11196;height:7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" filled="f" stroked="f">
                                      <v:textbox>
                                        <w:txbxContent>
                                          <w:p w14:paraId="2CA17572" w14:textId="77777777" w:rsidR="00B04A18" w:rsidRPr="005E18FA" w:rsidRDefault="00B04A18" w:rsidP="009A1AD8">
                                            <w:pPr>
                                              <w:spacing w:after="0" w:line="240" w:lineRule="auto"/>
                                              <w:jc w:val="center"/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 w:cs="Times New Roman"/>
                                              </w:rPr>
                                              <w:t>просмотр информации на странице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group id="Группа 580" o:spid="_x0000_s1198" style="position:absolute;left:5024;top:12058;width:25831;height:2361" coordorigin="2052,7555" coordsize="25834,2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DUf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">
                                    <v:group id="Группа 581" o:spid="_x0000_s1199" style="position:absolute;left:2052;top:7555;width:25835;height:1209" coordorigin="2052,7555" coordsize="25834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">
                                      <v:line id="Прямая соединительная линия 582" o:spid="_x0000_s1200" style="position:absolute;visibility:visible;mso-wrap-style:square" from="2052,8606" to="27854,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" strokecolor="black [3200]" strokeweight=".5pt">
                                        <v:stroke joinstyle="miter"/>
                                      </v:line>
                                      <v:shape id="Прямая со стрелкой 583" o:spid="_x0000_s1201" type="#_x0000_t32" style="position:absolute;left:27887;top:7557;width:0;height:1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" strokecolor="black [3200]" strokeweight=".5pt">
                                        <v:stroke endarrow="block" joinstyle="miter"/>
                                      </v:shape>
                                      <v:shape id="Прямая со стрелкой 584" o:spid="_x0000_s1202" type="#_x0000_t32" style="position:absolute;left:2052;top:7555;width:45;height:10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" strokecolor="black [3200]" strokeweight=".5pt">
                                        <v:stroke endarrow="block" joinstyle="miter"/>
                                      </v:shape>
                                    </v:group>
                                    <v:shape id="Прямая со стрелкой 585" o:spid="_x0000_s1203" type="#_x0000_t32" style="position:absolute;left:15116;top:8593;width:0;height:13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" strokecolor="black [3200]" strokeweight=".5pt">
                                      <v:stroke endarrow="block" joinstyle="miter"/>
                                    </v:shape>
                                  </v:group>
                                </v:group>
                              </v:group>
                              <v:group id="Группа 611" o:spid="_x0000_s1204" style="position:absolute;top:39791;width:36929;height:18415" coordsize="36929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">
                                <v:group id="Группа 586" o:spid="_x0000_s1205" style="position:absolute;left:5928;top:3567;width:25349;height:1263" coordsize="25353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Qjw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0iyFP7OhCMgN78AAAD//wMAUEsBAi0AFAAGAAgAAAAhANvh9svuAAAAhQEAABMAAAAAAAAA&#10;AAAAAAAAAAAAAFtDb250ZW50X1R5cGVzXS54bWxQSwECLQAUAAYACAAAACEAWvQsW78AAAAVAQAA&#10;CwAAAAAAAAAAAAAAAAAfAQAAX3JlbHMvLnJlbHNQSwECLQAUAAYACAAAACEA3T0I8MYAAADcAAAA&#10;DwAAAAAAAAAAAAAAAAAHAgAAZHJzL2Rvd25yZXYueG1sUEsFBgAAAAADAAMAtwAAAPoCAAAAAA==&#10;">
                                  <v:line id="Прямая соединительная линия 587" o:spid="_x0000_s1206" style="position:absolute;visibility:visible;mso-wrap-style:square" from="0,0" to="25336,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" strokecolor="black [3200]" strokeweight=".5pt">
                                    <v:stroke joinstyle="miter"/>
                                  </v:line>
                                  <v:shape id="Прямая со стрелкой 588" o:spid="_x0000_s1207" type="#_x0000_t32" style="position:absolute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" strokecolor="black [3200]" strokeweight=".5pt">
                                    <v:stroke endarrow="block" joinstyle="miter"/>
                                  </v:shape>
                                  <v:shape id="Прямая со стрелкой 589" o:spid="_x0000_s1208" type="#_x0000_t32" style="position:absolute;left:25353;top:59;width:0;height:12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</v:group>
                                <v:group id="Группа 10" o:spid="_x0000_s1209" style="position:absolute;left:12309;top:14821;width:10795;height:3594" coordsize="10800,3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            <v:shape id="Блок-схема: знак завершения 6" o:spid="_x0000_s1210" type="#_x0000_t116" style="position:absolute;width:10800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" filled="f" strokecolor="#0d0d0d [3069]" strokeweight="1pt"/>
                                  <v:shape id="_x0000_s1211" type="#_x0000_t202" style="position:absolute;left:2456;top:341;width:6617;height:2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                <v:textbox>
                                      <w:txbxContent>
                                        <w:p w14:paraId="6E6B4CBC" w14:textId="77777777" w:rsidR="00B04A18" w:rsidRPr="00A91BCB" w:rsidRDefault="00B04A18" w:rsidP="00A91BCB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sz w:val="24"/>
                                            </w:rPr>
                                            <w:t>конец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group id="Группа 12" o:spid="_x0000_s1212" style="position:absolute;top:4722;width:11557;height:7195" coordsize="11557,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          <v:shape id="Блок-схема: данные 11" o:spid="_x0000_s1213" type="#_x0000_t111" style="position:absolute;left:381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" filled="f" strokecolor="black [3213]" strokeweight="1pt"/>
                                  <v:shape id="_x0000_s1214" type="#_x0000_t202" style="position:absolute;top:1206;width:11557;height:5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              <v:textbox>
                                      <w:txbxContent>
                                        <w:p w14:paraId="2E239FDC" w14:textId="77777777" w:rsidR="00B04A18" w:rsidRPr="005E18FA" w:rsidRDefault="00B04A18" w:rsidP="005E18FA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  <w:t>выход</w:t>
                                          </w:r>
                                          <w:r w:rsidRPr="005E18FA"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  <w:t xml:space="preserve"> пользователя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group id="Группа 559" o:spid="_x0000_s1215" style="position:absolute;left:13012;width:10789;height:8019" coordsize="10800,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">
                                  <v:shape id="Блок-схема: решение 560" o:spid="_x0000_s1216" type="#_x0000_t110" style="position:absolute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" fillcolor="white [3212]" strokecolor="black [3213]" strokeweight="1pt"/>
                                  <v:shape id="_x0000_s1217" type="#_x0000_t202" style="position:absolute;left:579;top:1233;width:10041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" filled="f" stroked="f">
                                    <v:textbox>
                                      <w:txbxContent>
                                        <w:p w14:paraId="6B83D8CD" w14:textId="77777777" w:rsidR="00B04A18" w:rsidRPr="005E18FA" w:rsidRDefault="00B04A18" w:rsidP="009A1AD8">
                                          <w:pPr>
                                            <w:spacing w:after="0" w:line="240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14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sz w:val="18"/>
                                            </w:rPr>
                                            <w:t>завершить ознакомление с сайтом?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group id="Группа 565" o:spid="_x0000_s1218" style="position:absolute;left:25372;top:4823;width:11557;height:7194" coordsize="11557,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3B9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">
                                  <v:shape id="Блок-схема: данные 566" o:spid="_x0000_s1219" type="#_x0000_t111" style="position:absolute;left:381;width:10800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" filled="f" strokecolor="black [3213]" strokeweight="1pt"/>
                                  <v:shape id="_x0000_s1220" type="#_x0000_t202" style="position:absolute;top:515;width:11557;height:6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" filled="f" stroked="f">
                                    <v:textbox>
                                      <w:txbxContent>
                                        <w:p w14:paraId="5B3F0941" w14:textId="77777777" w:rsidR="00B04A18" w:rsidRDefault="00B04A18" w:rsidP="009A1AD8">
                                          <w:pPr>
                                            <w:spacing w:after="0" w:line="240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  <w:t>просмотр информации</w:t>
                                          </w:r>
                                        </w:p>
                                        <w:p w14:paraId="1C52DCFB" w14:textId="77777777" w:rsidR="00B04A18" w:rsidRPr="005E18FA" w:rsidRDefault="00B04A18" w:rsidP="009A1AD8">
                                          <w:pPr>
                                            <w:spacing w:after="0" w:line="240" w:lineRule="auto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  <w:t xml:space="preserve"> на сайте</w:t>
                                          </w:r>
                                        </w:p>
                                        <w:p w14:paraId="31F43EE9" w14:textId="77777777" w:rsidR="00B04A18" w:rsidRPr="005E18FA" w:rsidRDefault="00B04A18" w:rsidP="009A1AD8">
                                          <w:pPr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  <v:group id="Группа 590" o:spid="_x0000_s1221" style="position:absolute;left:5174;top:12007;width:25832;height:2810" coordorigin="2052,7555" coordsize="25834,2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PC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DehPnhTDgCMv0FAAD//wMAUEsBAi0AFAAGAAgAAAAhANvh9svuAAAAhQEAABMAAAAAAAAAAAAA&#10;AAAAAAAAAFtDb250ZW50X1R5cGVzXS54bWxQSwECLQAUAAYACAAAACEAWvQsW78AAAAVAQAACwAA&#10;AAAAAAAAAAAAAAAfAQAAX3JlbHMvLnJlbHNQSwECLQAUAAYACAAAACEAuEGjwsMAAADcAAAADwAA&#10;AAAAAAAAAAAAAAAHAgAAZHJzL2Rvd25yZXYueG1sUEsFBgAAAAADAAMAtwAAAPcCAAAAAA==&#10;">
                                  <v:group id="Группа 591" o:spid="_x0000_s1222" style="position:absolute;left:2052;top:7555;width:25835;height:1209" coordorigin="2052,7555" coordsize="25834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QZZ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2kMzzPhCMjFAwAA//8DAFBLAQItABQABgAIAAAAIQDb4fbL7gAAAIUBAAATAAAAAAAAAAAA&#10;AAAAAAAAAABbQ29udGVudF9UeXBlc10ueG1sUEsBAi0AFAAGAAgAAAAhAFr0LFu/AAAAFQEAAAsA&#10;AAAAAAAAAAAAAAAAHwEAAF9yZWxzLy5yZWxzUEsBAi0AFAAGAAgAAAAhANcNBlnEAAAA3AAAAA8A&#10;AAAAAAAAAAAAAAAABwIAAGRycy9kb3ducmV2LnhtbFBLBQYAAAAAAwADALcAAAD4AgAAAAA=&#10;">
                                    <v:line id="Прямая соединительная линия 592" o:spid="_x0000_s1223" style="position:absolute;visibility:visible;mso-wrap-style:square" from="2052,8606" to="27854,8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" strokecolor="black [3200]" strokeweight=".5pt">
                                      <v:stroke joinstyle="miter"/>
                                    </v:line>
                                    <v:shape id="Прямая со стрелкой 593" o:spid="_x0000_s1224" type="#_x0000_t32" style="position:absolute;left:27887;top:7557;width:0;height:12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" strokecolor="black [3200]" strokeweight=".5pt">
                                      <v:stroke endarrow="block" joinstyle="miter"/>
                                    </v:shape>
                                    <v:shape id="Прямая со стрелкой 594" o:spid="_x0000_s1225" type="#_x0000_t32" style="position:absolute;left:2052;top:7555;width:45;height:10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" strokecolor="black [3200]" strokeweight=".5pt">
                                      <v:stroke endarrow="block" joinstyle="miter"/>
                                    </v:shape>
                                  </v:group>
                                  <v:shape id="Прямая со стрелкой 595" o:spid="_x0000_s1226" type="#_x0000_t32" style="position:absolute;left:14362;top:8593;width:0;height:17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</v:group>
                              </v:group>
                            </v:group>
                            <v:rect id="Прямоугольник 631" o:spid="_x0000_s1227" style="position:absolute;left:9477;top:3810;width:2603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" filled="f" stroked="f" strokeweight="1pt">
                              <v:textbox>
                                <w:txbxContent>
                                  <w:p w14:paraId="5AB85B49" w14:textId="77777777" w:rsidR="00B04A18" w:rsidRPr="00597DFE" w:rsidRDefault="00B04A18" w:rsidP="00886EF1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4"/>
                                        <w:szCs w:val="28"/>
                                      </w:rPr>
                                    </w:pPr>
                                    <w:r w:rsidRPr="00597DFE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4"/>
                                        <w:szCs w:val="28"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rect id="Прямоугольник 632" o:spid="_x0000_s1228" style="position:absolute;left:27574;top:3857;width:2607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" filled="f" stroked="f" strokeweight="1pt">
                            <v:textbox>
                              <w:txbxContent>
                                <w:p w14:paraId="359B27BF" w14:textId="77777777" w:rsidR="00B04A18" w:rsidRPr="00597DFE" w:rsidRDefault="00B04A18" w:rsidP="00886EF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4"/>
                                      <w:szCs w:val="28"/>
                                    </w:rPr>
                                    <w:t>-</w:t>
                                  </w:r>
                                </w:p>
                              </w:txbxContent>
                            </v:textbox>
                          </v:rect>
                        </v:group>
                        <v:rect id="Прямоугольник 635" o:spid="_x0000_s1229" style="position:absolute;left:22145;top:8810;width:2604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" filled="f" stroked="f" strokeweight="1pt">
                          <v:textbox>
                            <w:txbxContent>
                              <w:p w14:paraId="58A2C5D1" w14:textId="77777777" w:rsidR="00B04A18" w:rsidRPr="00597DFE" w:rsidRDefault="00B04A18" w:rsidP="00886EF1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8"/>
                                  </w:rPr>
                                </w:pPr>
                                <w:r w:rsidRPr="00597DFE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4"/>
                                    <w:szCs w:val="28"/>
                                  </w:rPr>
                                  <w:t>+</w:t>
                                </w:r>
                              </w:p>
                            </w:txbxContent>
                          </v:textbox>
                        </v:rect>
                      </v:group>
                      <v:rect id="Прямоугольник 638" o:spid="_x0000_s1230" style="position:absolute;left:40100;top:8810;width:2606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" filled="f" stroked="f" strokeweight="1pt">
                        <v:textbox>
                          <w:txbxContent>
                            <w:p w14:paraId="4759B6ED" w14:textId="77777777" w:rsidR="00B04A18" w:rsidRPr="00597DFE" w:rsidRDefault="00B04A18" w:rsidP="00886EF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4"/>
                                  <w:szCs w:val="28"/>
                                </w:rPr>
                                <w:t>-</w:t>
                              </w:r>
                            </w:p>
                          </w:txbxContent>
                        </v:textbox>
                      </v:rect>
                    </v:group>
                  </v:group>
                  <v:rect id="Прямоугольник 639" o:spid="_x0000_s1231" style="position:absolute;left:26717;top:26622;width:2607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" filled="f" stroked="f" strokeweight="1pt">
                    <v:textbox>
                      <w:txbxContent>
                        <w:p w14:paraId="34A374C2" w14:textId="77777777" w:rsidR="00B04A18" w:rsidRPr="00597DFE" w:rsidRDefault="00B04A18" w:rsidP="00886EF1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olor w:val="000000" w:themeColor="text1"/>
                              <w:sz w:val="24"/>
                              <w:szCs w:val="28"/>
                            </w:rPr>
                            <w:t>-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3417472" behindDoc="0" locked="0" layoutInCell="1" allowOverlap="1" wp14:anchorId="40BA46C4" wp14:editId="4539956F">
                <wp:simplePos x="0" y="0"/>
                <wp:positionH relativeFrom="column">
                  <wp:posOffset>2399347</wp:posOffset>
                </wp:positionH>
                <wp:positionV relativeFrom="paragraph">
                  <wp:posOffset>3780155</wp:posOffset>
                </wp:positionV>
                <wp:extent cx="260666" cy="273079"/>
                <wp:effectExtent l="0" t="0" r="0" b="0"/>
                <wp:wrapNone/>
                <wp:docPr id="640" name="Прямоугольник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66" cy="2730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F1AC28" w14:textId="77777777" w:rsidR="00B04A18" w:rsidRPr="00597DFE" w:rsidRDefault="00B04A18" w:rsidP="00886EF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A46C4" id="Прямоугольник 640" o:spid="_x0000_s1232" style="position:absolute;left:0;text-align:left;margin-left:188.9pt;margin-top:297.65pt;width:20.5pt;height:21.5pt;z-index:2534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" filled="f" stroked="f" strokeweight="1pt">
                <v:textbox>
                  <w:txbxContent>
                    <w:p w14:paraId="3BF1AC28" w14:textId="77777777" w:rsidR="00B04A18" w:rsidRPr="00597DFE" w:rsidRDefault="00B04A18" w:rsidP="00886EF1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</w:rPr>
                        <w:t>-</w:t>
                      </w:r>
                    </w:p>
                  </w:txbxContent>
                </v:textbox>
              </v:rect>
            </w:pict>
          </mc:Fallback>
        </mc:AlternateContent>
      </w:r>
    </w:p>
    <w:p w14:paraId="7AD2D8D5" w14:textId="77777777" w:rsidR="00925968" w:rsidRPr="002A6992" w:rsidRDefault="00925968" w:rsidP="00C64635">
      <w:pPr>
        <w:keepNext/>
        <w:keepLines/>
        <w:pageBreakBefore/>
        <w:spacing w:before="360" w:after="24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A6992">
        <w:rPr>
          <w:rFonts w:ascii="Times New Roman" w:hAnsi="Times New Roman" w:cs="Times New Roman"/>
          <w:b/>
          <w:bCs/>
          <w:sz w:val="28"/>
          <w:szCs w:val="28"/>
        </w:rPr>
        <w:lastRenderedPageBreak/>
        <w:t>4 Реализация программы</w:t>
      </w:r>
      <w:bookmarkEnd w:id="21"/>
    </w:p>
    <w:p w14:paraId="05D56E86" w14:textId="77777777" w:rsidR="00925968" w:rsidRPr="006D13B2" w:rsidRDefault="0031307A" w:rsidP="00C64635">
      <w:pPr>
        <w:pStyle w:val="a9"/>
        <w:spacing w:before="36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2787878"/>
      <w:r>
        <w:rPr>
          <w:rFonts w:ascii="Times New Roman" w:hAnsi="Times New Roman" w:cs="Times New Roman"/>
          <w:b/>
          <w:bCs/>
          <w:sz w:val="28"/>
          <w:szCs w:val="28"/>
        </w:rPr>
        <w:t>4.1</w:t>
      </w:r>
      <w:r w:rsidR="00925968" w:rsidRPr="006D13B2">
        <w:rPr>
          <w:rFonts w:ascii="Times New Roman" w:hAnsi="Times New Roman" w:cs="Times New Roman"/>
          <w:b/>
          <w:bCs/>
          <w:sz w:val="28"/>
          <w:szCs w:val="28"/>
        </w:rPr>
        <w:t xml:space="preserve"> Обоснование выбора программного средства</w:t>
      </w:r>
      <w:bookmarkStart w:id="23" w:name="733"/>
      <w:bookmarkEnd w:id="22"/>
      <w:bookmarkEnd w:id="23"/>
    </w:p>
    <w:p w14:paraId="67FDC9FE" w14:textId="77777777" w:rsidR="00925968" w:rsidRDefault="00925968" w:rsidP="00797E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7E58">
        <w:rPr>
          <w:rFonts w:ascii="Times New Roman" w:hAnsi="Times New Roman" w:cs="Times New Roman"/>
          <w:sz w:val="28"/>
          <w:szCs w:val="28"/>
        </w:rPr>
        <w:t>Для разработки</w:t>
      </w:r>
      <w:r w:rsidRPr="00934EF9">
        <w:rPr>
          <w:sz w:val="28"/>
          <w:szCs w:val="28"/>
        </w:rPr>
        <w:t xml:space="preserve"> </w:t>
      </w:r>
      <w:r w:rsidR="00D52E21">
        <w:rPr>
          <w:rFonts w:ascii="Times New Roman" w:hAnsi="Times New Roman" w:cs="Times New Roman"/>
          <w:sz w:val="28"/>
          <w:szCs w:val="28"/>
          <w:shd w:val="clear" w:color="auto" w:fill="FFFFFF"/>
        </w:rPr>
        <w:t>сайта по продаже изделий ручной работы</w:t>
      </w:r>
      <w:r w:rsidR="00797E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97E58">
        <w:rPr>
          <w:rFonts w:ascii="Times New Roman" w:hAnsi="Times New Roman" w:cs="Times New Roman"/>
          <w:sz w:val="28"/>
          <w:szCs w:val="28"/>
        </w:rPr>
        <w:t xml:space="preserve">была выбрана </w:t>
      </w:r>
      <w:r w:rsidRPr="00797E58">
        <w:rPr>
          <w:rFonts w:ascii="Times New Roman" w:hAnsi="Times New Roman" w:cs="Times New Roman"/>
          <w:color w:val="000000" w:themeColor="text1"/>
          <w:sz w:val="28"/>
          <w:szCs w:val="28"/>
        </w:rPr>
        <w:t>среда разработки</w:t>
      </w:r>
      <w:r w:rsidR="00797E58" w:rsidRPr="00797E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7E58" w:rsidRPr="00797E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="00797E58" w:rsidRPr="00797E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7E58" w:rsidRPr="00797E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 w:rsidR="00797E58" w:rsidRPr="00797E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7E58" w:rsidRPr="00797E5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Code</w:t>
      </w:r>
      <w:r w:rsidR="00797E58" w:rsidRPr="00797E58">
        <w:rPr>
          <w:rFonts w:ascii="Times New Roman" w:hAnsi="Times New Roman" w:cs="Times New Roman"/>
          <w:color w:val="000000" w:themeColor="text1"/>
          <w:sz w:val="28"/>
          <w:szCs w:val="28"/>
        </w:rPr>
        <w:t>. Данная среда использовалась</w:t>
      </w:r>
      <w:r w:rsidRPr="00797E5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24" w:name="231"/>
      <w:r w:rsidR="00797E58">
        <w:rPr>
          <w:rFonts w:ascii="Times New Roman" w:hAnsi="Times New Roman" w:cs="Times New Roman"/>
          <w:sz w:val="28"/>
          <w:szCs w:val="28"/>
        </w:rPr>
        <w:t>потому, что она обладает следующими преимуществами, над остальными платформами:</w:t>
      </w:r>
    </w:p>
    <w:p w14:paraId="0E3B01C6" w14:textId="77777777" w:rsidR="00797E58" w:rsidRPr="00797E58" w:rsidRDefault="00797E58" w:rsidP="00797E58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797E58">
        <w:rPr>
          <w:rFonts w:ascii="Times New Roman" w:hAnsi="Times New Roman" w:cs="Times New Roman"/>
          <w:sz w:val="28"/>
          <w:szCs w:val="28"/>
          <w:shd w:val="clear" w:color="auto" w:fill="FFFFFF"/>
        </w:rPr>
        <w:t>аличие множества настроек как всей программы, так и интерфейса;</w:t>
      </w:r>
    </w:p>
    <w:p w14:paraId="08BFBD02" w14:textId="77777777" w:rsidR="00797E58" w:rsidRPr="00797E58" w:rsidRDefault="00797E58" w:rsidP="00797E58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797E58">
        <w:rPr>
          <w:rFonts w:ascii="Times New Roman" w:hAnsi="Times New Roman" w:cs="Times New Roman"/>
          <w:sz w:val="28"/>
          <w:szCs w:val="28"/>
          <w:shd w:val="clear" w:color="auto" w:fill="FFFFFF"/>
        </w:rPr>
        <w:t>аличие расширяемой библиотеки дополнений и готовых решений;</w:t>
      </w:r>
    </w:p>
    <w:p w14:paraId="3EC2B26B" w14:textId="77777777" w:rsidR="00797E58" w:rsidRPr="00797E58" w:rsidRDefault="00797E58" w:rsidP="00797E58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797E58">
        <w:rPr>
          <w:rFonts w:ascii="Times New Roman" w:hAnsi="Times New Roman" w:cs="Times New Roman"/>
          <w:sz w:val="28"/>
          <w:szCs w:val="28"/>
          <w:shd w:val="clear" w:color="auto" w:fill="FFFFFF"/>
        </w:rPr>
        <w:t>ультифункциональность за счет поддержки огромного количества языков программирования (</w:t>
      </w:r>
      <w:r w:rsidRPr="00797E5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797E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797E5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r w:rsidRPr="00797E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797E5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JavaScript</w:t>
      </w:r>
      <w:r w:rsidRPr="00797E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другие), используемых для создания приложений;</w:t>
      </w:r>
    </w:p>
    <w:p w14:paraId="4E4391A8" w14:textId="77777777" w:rsidR="00797E58" w:rsidRPr="00797E58" w:rsidRDefault="00797E58" w:rsidP="00797E58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797E58">
        <w:rPr>
          <w:rFonts w:ascii="Times New Roman" w:hAnsi="Times New Roman" w:cs="Times New Roman"/>
          <w:sz w:val="28"/>
          <w:szCs w:val="28"/>
          <w:shd w:val="clear" w:color="auto" w:fill="FFFFFF"/>
        </w:rPr>
        <w:t>ростота и гибкость использования среды разработки;</w:t>
      </w:r>
    </w:p>
    <w:p w14:paraId="1137AB42" w14:textId="77777777" w:rsidR="00797E58" w:rsidRDefault="00797E58" w:rsidP="00797E58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797E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аличие встроенного отладчика и инструментов для работы с </w:t>
      </w:r>
      <w:r w:rsidRPr="00797E5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Git</w:t>
      </w:r>
      <w:r w:rsidRPr="00797E5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FB1B28F" w14:textId="77777777" w:rsidR="00797E58" w:rsidRDefault="00797E58" w:rsidP="000468A5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разработки веб-приложения использовалась СУБД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PhpMyAdmin</w:t>
      </w:r>
      <w:r w:rsidR="000468A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так как это популярный инструмент, дающий возможность работать с базой данных </w:t>
      </w:r>
      <w:r w:rsidR="000468A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MySQL</w:t>
      </w:r>
      <w:r w:rsidR="000468A5">
        <w:rPr>
          <w:rFonts w:ascii="Times New Roman" w:hAnsi="Times New Roman" w:cs="Times New Roman"/>
          <w:sz w:val="28"/>
          <w:szCs w:val="28"/>
          <w:shd w:val="clear" w:color="auto" w:fill="FFFFFF"/>
        </w:rPr>
        <w:t>. Данная СУБД была выбрана потому, что она обладает широким набором функций администрирования и выполнения запросов баз данных.</w:t>
      </w:r>
    </w:p>
    <w:p w14:paraId="7F1BD889" w14:textId="77777777" w:rsidR="00674BF4" w:rsidRDefault="000468A5" w:rsidP="00674BF4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Используемые языки программирования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0468A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  <w:r w:rsidRPr="000468A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</w:t>
      </w:r>
      <w:r w:rsidRPr="000468A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832E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32E6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="00832E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использовался для </w:t>
      </w:r>
      <w:r w:rsidR="00832E6D" w:rsidRPr="00832E6D">
        <w:rPr>
          <w:rFonts w:ascii="Times New Roman" w:hAnsi="Times New Roman" w:cs="Times New Roman"/>
          <w:sz w:val="28"/>
          <w:szCs w:val="28"/>
          <w:shd w:val="clear" w:color="auto" w:fill="FFFFFF"/>
        </w:rPr>
        <w:t>размещ</w:t>
      </w:r>
      <w:r w:rsidR="00832E6D">
        <w:rPr>
          <w:rFonts w:ascii="Times New Roman" w:hAnsi="Times New Roman" w:cs="Times New Roman"/>
          <w:sz w:val="28"/>
          <w:szCs w:val="28"/>
          <w:shd w:val="clear" w:color="auto" w:fill="FFFFFF"/>
        </w:rPr>
        <w:t>ения</w:t>
      </w:r>
      <w:r w:rsidR="00832E6D" w:rsidRPr="00832E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веб-странице элемент</w:t>
      </w:r>
      <w:r w:rsidR="00832E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ов, таких как текст, картинки и таблицы. </w:t>
      </w:r>
      <w:r w:rsidR="00832E6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  <w:r w:rsidR="00832E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применялся для </w:t>
      </w:r>
      <w:r w:rsidR="00832E6D" w:rsidRPr="00832E6D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 и измене</w:t>
      </w:r>
      <w:r w:rsidR="00832E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ния стиля элементов веб-страниц. </w:t>
      </w:r>
      <w:r w:rsidR="00832E6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JavaScript</w:t>
      </w:r>
      <w:r w:rsidR="00832E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скрипт использовался для создания небольших функций, например, вывод сообщение пользователю. В основном для разработки веб-приложения применялся язык программирования </w:t>
      </w:r>
      <w:r w:rsidR="00832E6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PHP</w:t>
      </w:r>
      <w:r w:rsidR="00674BF4" w:rsidRPr="00674BF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74BF4">
        <w:rPr>
          <w:rFonts w:ascii="Times New Roman" w:hAnsi="Times New Roman" w:cs="Times New Roman"/>
          <w:sz w:val="28"/>
          <w:szCs w:val="28"/>
          <w:shd w:val="clear" w:color="auto" w:fill="FFFFFF"/>
        </w:rPr>
        <w:t>Он использовался для:</w:t>
      </w:r>
    </w:p>
    <w:p w14:paraId="6A4EEFA3" w14:textId="77777777" w:rsidR="00674BF4" w:rsidRPr="00674BF4" w:rsidRDefault="00674BF4" w:rsidP="00674BF4">
      <w:pPr>
        <w:pStyle w:val="a9"/>
        <w:numPr>
          <w:ilvl w:val="0"/>
          <w:numId w:val="68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4BF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отправки форм;</w:t>
      </w:r>
    </w:p>
    <w:p w14:paraId="714C2165" w14:textId="77777777" w:rsidR="00674BF4" w:rsidRPr="00674BF4" w:rsidRDefault="00674BF4" w:rsidP="00674BF4">
      <w:pPr>
        <w:pStyle w:val="a9"/>
        <w:numPr>
          <w:ilvl w:val="0"/>
          <w:numId w:val="68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4BF4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работы с базами данных;</w:t>
      </w:r>
    </w:p>
    <w:p w14:paraId="10AA1016" w14:textId="77777777" w:rsidR="00674BF4" w:rsidRPr="00674BF4" w:rsidRDefault="00674BF4" w:rsidP="00674BF4">
      <w:pPr>
        <w:pStyle w:val="a9"/>
        <w:numPr>
          <w:ilvl w:val="0"/>
          <w:numId w:val="68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4BF4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создания динамичных страниц;</w:t>
      </w:r>
    </w:p>
    <w:p w14:paraId="6737E126" w14:textId="77777777" w:rsidR="00674BF4" w:rsidRPr="00674BF4" w:rsidRDefault="00674BF4" w:rsidP="00674BF4">
      <w:pPr>
        <w:pStyle w:val="a9"/>
        <w:numPr>
          <w:ilvl w:val="0"/>
          <w:numId w:val="68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4BF4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использование сессий;</w:t>
      </w:r>
    </w:p>
    <w:p w14:paraId="65C561BE" w14:textId="77777777" w:rsidR="000468A5" w:rsidRPr="00674BF4" w:rsidRDefault="00674BF4" w:rsidP="00674BF4">
      <w:pPr>
        <w:pStyle w:val="a9"/>
        <w:numPr>
          <w:ilvl w:val="0"/>
          <w:numId w:val="68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74BF4">
        <w:rPr>
          <w:rFonts w:ascii="Times New Roman" w:hAnsi="Times New Roman" w:cs="Times New Roman"/>
          <w:sz w:val="28"/>
          <w:szCs w:val="28"/>
          <w:shd w:val="clear" w:color="auto" w:fill="FFFFFF"/>
        </w:rPr>
        <w:t>загрузки и обработки файлов.</w:t>
      </w:r>
    </w:p>
    <w:p w14:paraId="6043A84A" w14:textId="77777777" w:rsidR="00925968" w:rsidRPr="00C11ACA" w:rsidRDefault="006F56F0" w:rsidP="00C64635">
      <w:pPr>
        <w:pStyle w:val="a9"/>
        <w:spacing w:before="36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2787879"/>
      <w:bookmarkEnd w:id="24"/>
      <w:r>
        <w:rPr>
          <w:rFonts w:ascii="Times New Roman" w:hAnsi="Times New Roman" w:cs="Times New Roman"/>
          <w:b/>
          <w:bCs/>
          <w:sz w:val="28"/>
          <w:szCs w:val="28"/>
        </w:rPr>
        <w:t>4.2</w:t>
      </w:r>
      <w:r w:rsidR="00925968" w:rsidRPr="00C11ACA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Разработка интерфейса </w:t>
      </w:r>
      <w:r w:rsidR="00E31D99">
        <w:rPr>
          <w:rFonts w:ascii="Times New Roman" w:hAnsi="Times New Roman" w:cs="Times New Roman"/>
          <w:b/>
          <w:bCs/>
          <w:sz w:val="28"/>
          <w:szCs w:val="28"/>
        </w:rPr>
        <w:t>программного продукта</w:t>
      </w:r>
      <w:bookmarkEnd w:id="25"/>
    </w:p>
    <w:p w14:paraId="5810EF11" w14:textId="77777777" w:rsidR="00534646" w:rsidRDefault="001C7F8E" w:rsidP="0053464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Запуская сайт, пользователь попадает на главную страницу. Вверху страницы расположен л</w:t>
      </w:r>
      <w:r w:rsidRPr="001C7F8E">
        <w:rPr>
          <w:rFonts w:ascii="Times New Roman" w:hAnsi="Times New Roman" w:cs="Times New Roman"/>
          <w:sz w:val="28"/>
          <w:szCs w:val="28"/>
        </w:rPr>
        <w:t xml:space="preserve">оготип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C7F8E">
        <w:rPr>
          <w:rFonts w:ascii="Times New Roman" w:hAnsi="Times New Roman" w:cs="Times New Roman"/>
          <w:sz w:val="28"/>
          <w:szCs w:val="28"/>
        </w:rPr>
        <w:t xml:space="preserve"> навигационн</w:t>
      </w:r>
      <w:r>
        <w:rPr>
          <w:rFonts w:ascii="Times New Roman" w:hAnsi="Times New Roman" w:cs="Times New Roman"/>
          <w:sz w:val="28"/>
          <w:szCs w:val="28"/>
        </w:rPr>
        <w:t>ым</w:t>
      </w:r>
      <w:r w:rsidRPr="001C7F8E">
        <w:rPr>
          <w:rFonts w:ascii="Times New Roman" w:hAnsi="Times New Roman" w:cs="Times New Roman"/>
          <w:sz w:val="28"/>
          <w:szCs w:val="28"/>
        </w:rPr>
        <w:t xml:space="preserve"> меню</w:t>
      </w:r>
      <w:r>
        <w:rPr>
          <w:rFonts w:ascii="Times New Roman" w:hAnsi="Times New Roman" w:cs="Times New Roman"/>
          <w:sz w:val="28"/>
          <w:szCs w:val="28"/>
        </w:rPr>
        <w:t xml:space="preserve">. Под ними находится поисковая строка. </w:t>
      </w:r>
    </w:p>
    <w:p w14:paraId="3231617A" w14:textId="0178253D" w:rsidR="00534646" w:rsidRDefault="00534646" w:rsidP="00534646">
      <w:pPr>
        <w:pStyle w:val="a9"/>
        <w:spacing w:before="36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73BEB1" wp14:editId="0E4148C8">
            <wp:extent cx="4562475" cy="350550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5166" cy="351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360D" w14:textId="523A217A" w:rsidR="00534646" w:rsidRPr="00534646" w:rsidRDefault="00534646" w:rsidP="00534646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780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10</w:t>
      </w:r>
      <w:r w:rsidRPr="007802F9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Поисковая строка на главной странице</w:t>
      </w:r>
    </w:p>
    <w:p w14:paraId="5559FB1C" w14:textId="77777777" w:rsidR="00534646" w:rsidRDefault="001C7F8E" w:rsidP="00534646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Спускаясь ниже, пользователь может воспользоваться б</w:t>
      </w:r>
      <w:r w:rsidRPr="001C7F8E">
        <w:rPr>
          <w:rFonts w:ascii="Times New Roman" w:hAnsi="Times New Roman" w:cs="Times New Roman"/>
          <w:sz w:val="28"/>
          <w:szCs w:val="28"/>
        </w:rPr>
        <w:t>ыстры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C7F8E">
        <w:rPr>
          <w:rFonts w:ascii="Times New Roman" w:hAnsi="Times New Roman" w:cs="Times New Roman"/>
          <w:sz w:val="28"/>
          <w:szCs w:val="28"/>
        </w:rPr>
        <w:t xml:space="preserve"> переход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1C7F8E">
        <w:rPr>
          <w:rFonts w:ascii="Times New Roman" w:hAnsi="Times New Roman" w:cs="Times New Roman"/>
          <w:sz w:val="28"/>
          <w:szCs w:val="28"/>
        </w:rPr>
        <w:t xml:space="preserve"> к определенной категории товаров</w:t>
      </w:r>
      <w:r>
        <w:rPr>
          <w:rFonts w:ascii="Times New Roman" w:hAnsi="Times New Roman" w:cs="Times New Roman"/>
          <w:sz w:val="28"/>
          <w:szCs w:val="28"/>
        </w:rPr>
        <w:t>. Первая информация, с которой знакомиться пользователь – это сведенья о интернет-магазине</w:t>
      </w:r>
      <w:r w:rsidR="005F7264">
        <w:rPr>
          <w:rFonts w:ascii="Times New Roman" w:hAnsi="Times New Roman" w:cs="Times New Roman"/>
          <w:sz w:val="28"/>
          <w:szCs w:val="28"/>
        </w:rPr>
        <w:t xml:space="preserve"> в сопровождении с визуальной составляющей</w:t>
      </w:r>
      <w:r>
        <w:rPr>
          <w:rFonts w:ascii="Times New Roman" w:hAnsi="Times New Roman" w:cs="Times New Roman"/>
          <w:sz w:val="28"/>
          <w:szCs w:val="28"/>
        </w:rPr>
        <w:t xml:space="preserve">. Большую часть страницы </w:t>
      </w:r>
      <w:r>
        <w:rPr>
          <w:rFonts w:ascii="Times New Roman" w:hAnsi="Times New Roman" w:cs="Times New Roman"/>
          <w:sz w:val="28"/>
          <w:szCs w:val="28"/>
        </w:rPr>
        <w:lastRenderedPageBreak/>
        <w:t>занимает раздел с акциями, содержащий фото товара, его старую цену и новую. Информация о товарах берется из базы данных.</w:t>
      </w:r>
      <w:r w:rsidR="005F72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93B5E3" w14:textId="004240F0" w:rsidR="00534646" w:rsidRDefault="00534646" w:rsidP="00534646">
      <w:pPr>
        <w:pStyle w:val="a9"/>
        <w:spacing w:before="36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7BA890" wp14:editId="401B51A2">
            <wp:extent cx="5019675" cy="341299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4198" cy="341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DFCD" w14:textId="1741942C" w:rsidR="00534646" w:rsidRPr="00534646" w:rsidRDefault="00534646" w:rsidP="00534646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780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11</w:t>
      </w:r>
      <w:r w:rsidRPr="007802F9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Блок акции</w:t>
      </w:r>
    </w:p>
    <w:p w14:paraId="1E9BF8CD" w14:textId="78034C51" w:rsidR="001C7F8E" w:rsidRPr="001C7F8E" w:rsidRDefault="005F7264" w:rsidP="00612C44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блока акций пользователь может ознакомиться с достоинствами данного сайта, а также после нажатия кнопки, получить промокод на скидку. </w:t>
      </w:r>
      <w:r w:rsidR="00CF78EA">
        <w:rPr>
          <w:rFonts w:ascii="Times New Roman" w:hAnsi="Times New Roman" w:cs="Times New Roman"/>
          <w:sz w:val="28"/>
          <w:szCs w:val="28"/>
        </w:rPr>
        <w:t>Страница завершается подвалом, в котором расположены логотип, ссылки на страницы веб-приложения, а также контактные данные.</w:t>
      </w:r>
    </w:p>
    <w:p w14:paraId="60A482BF" w14:textId="77777777" w:rsidR="001C7F8E" w:rsidRDefault="00CF78EA" w:rsidP="00612C44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«О нас» содержит краткую информацию о магазине и истории его появления. Спустившись, пользователь получает информацию о сотрудниках интернет-магазина, а также ссылки на социальные сети. Завершающими разделами яв</w:t>
      </w:r>
      <w:r w:rsidR="001D2652">
        <w:rPr>
          <w:rFonts w:ascii="Times New Roman" w:hAnsi="Times New Roman" w:cs="Times New Roman"/>
          <w:sz w:val="28"/>
          <w:szCs w:val="28"/>
        </w:rPr>
        <w:t>ляются блок с сертификатами и блок с местоположением, в котором находится карта расположения магазина.</w:t>
      </w:r>
    </w:p>
    <w:p w14:paraId="39EA547B" w14:textId="77777777" w:rsidR="00612C44" w:rsidRDefault="00ED7EC5" w:rsidP="00612C44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«Товары» предоставляет пользователю доступ к просмотру товаров разных категорий. </w:t>
      </w:r>
    </w:p>
    <w:p w14:paraId="04094B72" w14:textId="77777777" w:rsidR="00612C44" w:rsidRDefault="00612C44" w:rsidP="00612C44">
      <w:pPr>
        <w:pStyle w:val="a9"/>
        <w:spacing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26897C" wp14:editId="30FF26AC">
            <wp:extent cx="5106607" cy="3619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9105" cy="362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12FA" w14:textId="7EF4DEF3" w:rsidR="00612C44" w:rsidRPr="00534646" w:rsidRDefault="00612C44" w:rsidP="00612C44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780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12</w:t>
      </w:r>
      <w:r w:rsidRPr="007802F9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Товары</w:t>
      </w:r>
    </w:p>
    <w:p w14:paraId="2238D505" w14:textId="3DA709A6" w:rsidR="00ED7EC5" w:rsidRDefault="00ED7EC5" w:rsidP="00612C4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Находясь на данной странице, пользователь может либо приобрести товар сразу, либо добавить понравившийся товар в корзину.</w:t>
      </w:r>
    </w:p>
    <w:p w14:paraId="4C29F1E2" w14:textId="05CC76D6" w:rsidR="00612C44" w:rsidRDefault="00612C44" w:rsidP="00612C44">
      <w:pPr>
        <w:pStyle w:val="a9"/>
        <w:spacing w:before="36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DB5C6E" wp14:editId="39C3D71E">
            <wp:extent cx="3000375" cy="2715013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044" t="9814" r="20944" b="6391"/>
                    <a:stretch/>
                  </pic:blipFill>
                  <pic:spPr bwMode="auto">
                    <a:xfrm>
                      <a:off x="0" y="0"/>
                      <a:ext cx="3003820" cy="271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79EF3" w14:textId="3B41FD10" w:rsidR="00612C44" w:rsidRPr="00612C44" w:rsidRDefault="00612C44" w:rsidP="00612C44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780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13</w:t>
      </w:r>
      <w:r w:rsidRPr="007802F9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Взаимодействие пользователя с товаром</w:t>
      </w:r>
    </w:p>
    <w:p w14:paraId="34ADDFD3" w14:textId="77777777" w:rsidR="00612C44" w:rsidRDefault="00ED7EC5" w:rsidP="00612C4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 «Профиль» предоставляет возможность зарегистрированному пользователю войти в свой профиль, а обычному пользователю – зарегистрироваться на сайте. </w:t>
      </w:r>
    </w:p>
    <w:p w14:paraId="2CBA7F6A" w14:textId="5EEB42DD" w:rsidR="00612C44" w:rsidRDefault="00612C44" w:rsidP="00612C44">
      <w:pPr>
        <w:pStyle w:val="a9"/>
        <w:spacing w:before="36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2CFA58" wp14:editId="65457BD5">
            <wp:extent cx="3774346" cy="2030819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1822" cy="203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13EC" w14:textId="20B0D293" w:rsidR="00612C44" w:rsidRPr="00612C44" w:rsidRDefault="00612C44" w:rsidP="00612C44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780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14</w:t>
      </w:r>
      <w:r w:rsidRPr="007802F9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Авторизация</w:t>
      </w:r>
    </w:p>
    <w:p w14:paraId="641D6395" w14:textId="5B189441" w:rsidR="00612C44" w:rsidRDefault="00612C44" w:rsidP="00612C44">
      <w:pPr>
        <w:pStyle w:val="a9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0F29D2" wp14:editId="44400113">
            <wp:extent cx="3801781" cy="4104167"/>
            <wp:effectExtent l="0" t="0" r="825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8308" cy="411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6112" w14:textId="34E0BE06" w:rsidR="00612C44" w:rsidRPr="00612C44" w:rsidRDefault="00612C44" w:rsidP="00612C44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780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15</w:t>
      </w:r>
      <w:r w:rsidRPr="007802F9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Регистрация</w:t>
      </w:r>
    </w:p>
    <w:p w14:paraId="7950EF6A" w14:textId="0D706AB6" w:rsidR="00ED7EC5" w:rsidRDefault="00C30170" w:rsidP="00612C4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Профиль в свою очередь содержит личную информацию пользователя, а также список товаров, попавших в корзину. </w:t>
      </w:r>
    </w:p>
    <w:p w14:paraId="30FDA41A" w14:textId="77777777" w:rsidR="00C30170" w:rsidRDefault="00C30170" w:rsidP="00612C4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«Доставка» отвечает на вопросы пользователя касаемо процесса доставки продукта. Здесь располагается таблица расчета стоимости доставки от общей суммы заказа. Также прописаны условия отправления и получения заказа.</w:t>
      </w:r>
    </w:p>
    <w:p w14:paraId="0D8D572F" w14:textId="233626DA" w:rsidR="00C30170" w:rsidRDefault="00C30170" w:rsidP="00612C44">
      <w:pPr>
        <w:pStyle w:val="a9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«Курсы» содержит образовательную информацию о бисероплетении, работы с эпоксидной смолой и другими видами рукоделия. На сайте расположен</w:t>
      </w:r>
      <w:r w:rsidR="00E84735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инструкц</w:t>
      </w:r>
      <w:r w:rsidR="00E84735">
        <w:rPr>
          <w:rFonts w:ascii="Times New Roman" w:hAnsi="Times New Roman" w:cs="Times New Roman"/>
          <w:sz w:val="28"/>
          <w:szCs w:val="28"/>
        </w:rPr>
        <w:t>ии и схемы для самостоятельного обучения. Если пользователь заинтересовался одним из курсов, то он может подать на него заявку, заполнив форму.</w:t>
      </w:r>
    </w:p>
    <w:p w14:paraId="6F7D3C7A" w14:textId="006B37BE" w:rsidR="00864030" w:rsidRDefault="00864030" w:rsidP="00864030">
      <w:pPr>
        <w:pStyle w:val="a9"/>
        <w:spacing w:before="360" w:after="24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F925CE" wp14:editId="0B63D39D">
            <wp:extent cx="4689308" cy="29527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4064" cy="29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2F25" w14:textId="5466289E" w:rsidR="00864030" w:rsidRPr="00864030" w:rsidRDefault="00864030" w:rsidP="00864030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780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16</w:t>
      </w:r>
      <w:r w:rsidRPr="007802F9">
        <w:rPr>
          <w:rFonts w:ascii="Times New Roman" w:hAnsi="Times New Roman"/>
          <w:sz w:val="28"/>
          <w:szCs w:val="28"/>
        </w:rPr>
        <w:t xml:space="preserve"> – </w:t>
      </w:r>
      <w:r w:rsidR="00DF246E">
        <w:rPr>
          <w:rFonts w:ascii="Times New Roman" w:hAnsi="Times New Roman"/>
          <w:sz w:val="28"/>
          <w:szCs w:val="28"/>
        </w:rPr>
        <w:t>Запись на курс</w:t>
      </w:r>
    </w:p>
    <w:p w14:paraId="02566278" w14:textId="77777777" w:rsidR="00925968" w:rsidRDefault="00925968" w:rsidP="00612C44">
      <w:pPr>
        <w:tabs>
          <w:tab w:val="left" w:pos="4285"/>
          <w:tab w:val="left" w:pos="6348"/>
        </w:tabs>
        <w:spacing w:before="360" w:after="240"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2787880"/>
      <w:r w:rsidRPr="00A800F8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6F56F0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96163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E1AFF" w:rsidRPr="00CE1AFF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</w:t>
      </w:r>
      <w:r w:rsidR="006F56F0">
        <w:rPr>
          <w:rFonts w:ascii="Times New Roman" w:hAnsi="Times New Roman" w:cs="Times New Roman"/>
          <w:b/>
          <w:bCs/>
          <w:sz w:val="28"/>
          <w:szCs w:val="28"/>
        </w:rPr>
        <w:t>функциональных возможностей</w:t>
      </w:r>
      <w:bookmarkEnd w:id="26"/>
    </w:p>
    <w:p w14:paraId="470C5881" w14:textId="77777777" w:rsidR="00E84735" w:rsidRDefault="00E84735" w:rsidP="004878E5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84735">
        <w:rPr>
          <w:rFonts w:ascii="Times New Roman" w:hAnsi="Times New Roman" w:cs="Times New Roman"/>
          <w:bCs/>
          <w:sz w:val="28"/>
          <w:szCs w:val="28"/>
        </w:rPr>
        <w:t>Модуль —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84735">
        <w:rPr>
          <w:rFonts w:ascii="Times New Roman" w:hAnsi="Times New Roman" w:cs="Times New Roman"/>
          <w:bCs/>
          <w:sz w:val="28"/>
          <w:szCs w:val="28"/>
        </w:rPr>
        <w:t xml:space="preserve">законченный фрагмент программы, </w:t>
      </w:r>
      <w:r>
        <w:rPr>
          <w:rFonts w:ascii="Times New Roman" w:hAnsi="Times New Roman" w:cs="Times New Roman"/>
          <w:bCs/>
          <w:sz w:val="28"/>
          <w:szCs w:val="28"/>
        </w:rPr>
        <w:t xml:space="preserve">чаще всего </w:t>
      </w:r>
      <w:r w:rsidRPr="00E84735">
        <w:rPr>
          <w:rFonts w:ascii="Times New Roman" w:hAnsi="Times New Roman" w:cs="Times New Roman"/>
          <w:bCs/>
          <w:sz w:val="28"/>
          <w:szCs w:val="28"/>
        </w:rPr>
        <w:t xml:space="preserve">оформлен в виде отдельного файла с исходным кодом. Модули проектируются </w:t>
      </w:r>
      <w:r>
        <w:rPr>
          <w:rFonts w:ascii="Times New Roman" w:hAnsi="Times New Roman" w:cs="Times New Roman"/>
          <w:bCs/>
          <w:sz w:val="28"/>
          <w:szCs w:val="28"/>
        </w:rPr>
        <w:t>для того</w:t>
      </w:r>
      <w:r w:rsidRPr="00E8473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E84735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чтобы предоставлять удобную функциональность </w:t>
      </w:r>
      <w:r>
        <w:rPr>
          <w:rFonts w:ascii="Times New Roman" w:hAnsi="Times New Roman" w:cs="Times New Roman"/>
          <w:bCs/>
          <w:sz w:val="28"/>
          <w:szCs w:val="28"/>
        </w:rPr>
        <w:t>для многократного использования.</w:t>
      </w:r>
    </w:p>
    <w:p w14:paraId="3FAC2E93" w14:textId="77777777" w:rsidR="00E84735" w:rsidRDefault="00414774" w:rsidP="004878E5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 основным функциям веб-приложения можно отнести: </w:t>
      </w:r>
    </w:p>
    <w:p w14:paraId="4B83827C" w14:textId="77777777" w:rsidR="00414774" w:rsidRPr="00647EA1" w:rsidRDefault="00647EA1" w:rsidP="00647EA1">
      <w:pPr>
        <w:pStyle w:val="a9"/>
        <w:tabs>
          <w:tab w:val="left" w:pos="4285"/>
          <w:tab w:val="left" w:pos="6348"/>
        </w:tabs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</w:t>
      </w:r>
      <w:r w:rsidRPr="000B4609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14774" w:rsidRPr="00647EA1">
        <w:rPr>
          <w:rFonts w:ascii="Times New Roman" w:hAnsi="Times New Roman" w:cs="Times New Roman"/>
          <w:bCs/>
          <w:sz w:val="28"/>
          <w:szCs w:val="28"/>
        </w:rPr>
        <w:t xml:space="preserve">Поисковая строка. Данная функция была написана на </w:t>
      </w:r>
      <w:r w:rsidR="00414774" w:rsidRPr="00647EA1">
        <w:rPr>
          <w:rFonts w:ascii="Times New Roman" w:hAnsi="Times New Roman" w:cs="Times New Roman"/>
          <w:bCs/>
          <w:sz w:val="28"/>
          <w:szCs w:val="28"/>
          <w:lang w:val="en-US"/>
        </w:rPr>
        <w:t>PHP</w:t>
      </w:r>
      <w:r w:rsidR="00414774" w:rsidRPr="00647EA1">
        <w:rPr>
          <w:rFonts w:ascii="Times New Roman" w:hAnsi="Times New Roman" w:cs="Times New Roman"/>
          <w:bCs/>
          <w:sz w:val="28"/>
          <w:szCs w:val="28"/>
        </w:rPr>
        <w:t xml:space="preserve">, так как идет обращение к информации из базы данных. </w:t>
      </w:r>
      <w:r w:rsidRPr="00647EA1">
        <w:rPr>
          <w:rFonts w:ascii="Times New Roman" w:hAnsi="Times New Roman" w:cs="Times New Roman"/>
          <w:bCs/>
          <w:sz w:val="28"/>
          <w:szCs w:val="28"/>
        </w:rPr>
        <w:t>Пользователь вводит свой запрос, веб-приложение заращивает данные из базы данных, последняя выдает результат запроса.</w:t>
      </w:r>
    </w:p>
    <w:p w14:paraId="0F31BB06" w14:textId="77777777" w:rsidR="00647EA1" w:rsidRDefault="00647EA1" w:rsidP="00647EA1">
      <w:pPr>
        <w:tabs>
          <w:tab w:val="left" w:pos="4285"/>
          <w:tab w:val="left" w:pos="6348"/>
        </w:tabs>
        <w:spacing w:after="24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47EA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D26A10F" wp14:editId="5DFD9F34">
            <wp:extent cx="4953000" cy="337676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6179" cy="337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7ED8" w14:textId="1B2B7B8D" w:rsidR="00647EA1" w:rsidRDefault="00647EA1" w:rsidP="00647EA1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780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</w:t>
      </w:r>
      <w:r w:rsidR="00864030">
        <w:rPr>
          <w:rFonts w:ascii="Times New Roman" w:hAnsi="Times New Roman"/>
          <w:sz w:val="28"/>
          <w:szCs w:val="28"/>
        </w:rPr>
        <w:t>7</w:t>
      </w:r>
      <w:r w:rsidRPr="007802F9">
        <w:rPr>
          <w:rFonts w:ascii="Times New Roman" w:hAnsi="Times New Roman"/>
          <w:sz w:val="28"/>
          <w:szCs w:val="28"/>
        </w:rPr>
        <w:t xml:space="preserve"> – </w:t>
      </w:r>
      <w:r w:rsidR="00B04A18">
        <w:rPr>
          <w:rFonts w:ascii="Times New Roman" w:hAnsi="Times New Roman"/>
          <w:sz w:val="28"/>
          <w:szCs w:val="28"/>
        </w:rPr>
        <w:t>Фрагмент кода поисковой строки</w:t>
      </w:r>
    </w:p>
    <w:p w14:paraId="1C6ED7A6" w14:textId="77777777" w:rsidR="00647EA1" w:rsidRDefault="00647EA1" w:rsidP="00B04A18">
      <w:pPr>
        <w:tabs>
          <w:tab w:val="left" w:pos="1560"/>
        </w:tabs>
        <w:spacing w:after="0" w:line="360" w:lineRule="auto"/>
        <w:ind w:firstLine="99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 Добавление товара в корзину</w:t>
      </w:r>
      <w:r w:rsidR="00B04A18">
        <w:rPr>
          <w:rFonts w:ascii="Times New Roman" w:hAnsi="Times New Roman"/>
          <w:sz w:val="28"/>
          <w:szCs w:val="28"/>
        </w:rPr>
        <w:t>. Данная функция доступна только зарегистрированным пользователям. Для того чтобы добавить товар в корзину необходимо ввести логин пользователя. Тем временем введенный логин пройдет 2 этапа проверки одна заключающаяся в проверке на заполнение поля, а вторая – на соответствие с логинами в базе данных.</w:t>
      </w:r>
    </w:p>
    <w:p w14:paraId="6353B11B" w14:textId="77777777" w:rsidR="00B04A18" w:rsidRDefault="00B04A18" w:rsidP="00B04A18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 w:rsidRPr="00B04A18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5D1772A" wp14:editId="2FD567F7">
            <wp:extent cx="5425440" cy="4028904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8922" cy="4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3353" w14:textId="335A337B" w:rsidR="00B04A18" w:rsidRDefault="00B04A18" w:rsidP="00B04A18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780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</w:t>
      </w:r>
      <w:r w:rsidR="00864030">
        <w:rPr>
          <w:rFonts w:ascii="Times New Roman" w:hAnsi="Times New Roman"/>
          <w:sz w:val="28"/>
          <w:szCs w:val="28"/>
        </w:rPr>
        <w:t>8</w:t>
      </w:r>
      <w:r w:rsidRPr="007802F9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Фрагмент кода добавления товара в корзину</w:t>
      </w:r>
    </w:p>
    <w:p w14:paraId="47C3BAD0" w14:textId="77777777" w:rsidR="00B04A18" w:rsidRDefault="00B04A18" w:rsidP="00CC5670">
      <w:pPr>
        <w:tabs>
          <w:tab w:val="left" w:pos="1560"/>
        </w:tabs>
        <w:spacing w:after="0" w:line="360" w:lineRule="auto"/>
        <w:ind w:firstLine="99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 Регистрация. Для того, чтобы зарегистрироваться на сайте пользователю обязательно нужно заполнить следующие поля: фамилия, имя, отчество, логин, пароль, повтор пароля и </w:t>
      </w:r>
      <w:r>
        <w:rPr>
          <w:rFonts w:ascii="Times New Roman" w:hAnsi="Times New Roman"/>
          <w:sz w:val="28"/>
          <w:szCs w:val="28"/>
          <w:lang w:val="en-US"/>
        </w:rPr>
        <w:t>email</w:t>
      </w:r>
      <w:r w:rsidRPr="00B04A18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Если пользователь отправит пустую форму, то на экране появится сообщение об ошибке ввода. Также если логин регистрирующегося пользователя будет совпадать с логином уже зарегистрированного пользователя, то </w:t>
      </w:r>
      <w:r w:rsidR="00CC5670">
        <w:rPr>
          <w:rFonts w:ascii="Times New Roman" w:hAnsi="Times New Roman"/>
          <w:sz w:val="28"/>
          <w:szCs w:val="28"/>
        </w:rPr>
        <w:t>процесс регистрации прервется. После успешной регистрации пользователю предлагается войти в свой профиль.</w:t>
      </w:r>
    </w:p>
    <w:p w14:paraId="3AE2983A" w14:textId="77777777" w:rsidR="00CC5670" w:rsidRDefault="00CC5670" w:rsidP="00CC5670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 w:rsidRPr="00CC567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902432D" wp14:editId="56D7E405">
            <wp:extent cx="5939790" cy="4467870"/>
            <wp:effectExtent l="0" t="0" r="381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BAAB" w14:textId="0E3FF508" w:rsidR="00CC5670" w:rsidRDefault="00CC5670" w:rsidP="00CC5670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7802F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1</w:t>
      </w:r>
      <w:r w:rsidR="00864030">
        <w:rPr>
          <w:rFonts w:ascii="Times New Roman" w:hAnsi="Times New Roman"/>
          <w:sz w:val="28"/>
          <w:szCs w:val="28"/>
        </w:rPr>
        <w:t>9</w:t>
      </w:r>
      <w:r w:rsidRPr="007802F9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Фрагмент кода регистрации</w:t>
      </w:r>
    </w:p>
    <w:p w14:paraId="1164048C" w14:textId="77777777" w:rsidR="00CC5670" w:rsidRDefault="00CC5670" w:rsidP="00CC5670">
      <w:pPr>
        <w:tabs>
          <w:tab w:val="left" w:pos="1560"/>
        </w:tabs>
        <w:spacing w:after="0" w:line="360" w:lineRule="auto"/>
        <w:ind w:firstLine="99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 Авторизация. Пройдя регистрацию пользователь, введя свой логин и пароль, может перейти на свой профиль. Если же логин или пароль будут введены неверно, то на экране появится соответствующее сообщение и данные будет необходимо повторно ввести.</w:t>
      </w:r>
    </w:p>
    <w:p w14:paraId="450F1AD8" w14:textId="77777777" w:rsidR="00CC5670" w:rsidRDefault="00CC5670" w:rsidP="00CC5670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 w:rsidRPr="00CC5670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3538961" wp14:editId="26CA27DB">
            <wp:extent cx="5290127" cy="3307080"/>
            <wp:effectExtent l="0" t="0" r="635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3522" cy="330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9BD8" w14:textId="264D9C22" w:rsidR="00CC5670" w:rsidRDefault="00CC5670" w:rsidP="00CC5670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7802F9">
        <w:rPr>
          <w:rFonts w:ascii="Times New Roman" w:hAnsi="Times New Roman"/>
          <w:sz w:val="28"/>
          <w:szCs w:val="28"/>
        </w:rPr>
        <w:t xml:space="preserve"> </w:t>
      </w:r>
      <w:r w:rsidR="00864030">
        <w:rPr>
          <w:rFonts w:ascii="Times New Roman" w:hAnsi="Times New Roman"/>
          <w:sz w:val="28"/>
          <w:szCs w:val="28"/>
        </w:rPr>
        <w:t>20</w:t>
      </w:r>
      <w:r w:rsidRPr="007802F9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Фрагмент кода авторизации</w:t>
      </w:r>
    </w:p>
    <w:p w14:paraId="73B8A354" w14:textId="77777777" w:rsidR="00CC5670" w:rsidRDefault="00CC5670" w:rsidP="00EA3094">
      <w:pPr>
        <w:tabs>
          <w:tab w:val="left" w:pos="1560"/>
        </w:tabs>
        <w:spacing w:after="0" w:line="360" w:lineRule="auto"/>
        <w:ind w:firstLine="992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 Запись пользователя на курс. Принцип работы схож с принципом работы регистрации пользователя на сайт</w:t>
      </w:r>
      <w:r w:rsidR="00EA3094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, отличи</w:t>
      </w:r>
      <w:r w:rsidR="00EA3094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заключается в том, что </w:t>
      </w:r>
      <w:r w:rsidR="00EA3094">
        <w:rPr>
          <w:rFonts w:ascii="Times New Roman" w:hAnsi="Times New Roman"/>
          <w:sz w:val="28"/>
          <w:szCs w:val="28"/>
        </w:rPr>
        <w:t xml:space="preserve">пользователь не ограничен в количествах отправленных заявок, а также они отображаются в профиле пользователя. </w:t>
      </w:r>
    </w:p>
    <w:p w14:paraId="0D5EC315" w14:textId="77777777" w:rsidR="00EA3094" w:rsidRPr="00B04A18" w:rsidRDefault="00EA3094" w:rsidP="00EA3094">
      <w:pPr>
        <w:tabs>
          <w:tab w:val="left" w:pos="1560"/>
        </w:tabs>
        <w:spacing w:before="360" w:after="240" w:line="360" w:lineRule="auto"/>
        <w:jc w:val="center"/>
        <w:rPr>
          <w:rFonts w:ascii="Times New Roman" w:hAnsi="Times New Roman"/>
          <w:sz w:val="28"/>
          <w:szCs w:val="28"/>
        </w:rPr>
      </w:pPr>
      <w:r w:rsidRPr="00EA309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467B954" wp14:editId="0A3D8AE9">
            <wp:extent cx="5939790" cy="2463827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AFF5" w14:textId="5689FFDA" w:rsidR="00CE1AFF" w:rsidRPr="00EA3094" w:rsidRDefault="00EA3094" w:rsidP="00EA3094">
      <w:pPr>
        <w:tabs>
          <w:tab w:val="left" w:pos="1560"/>
        </w:tabs>
        <w:spacing w:after="24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7802F9">
        <w:rPr>
          <w:rFonts w:ascii="Times New Roman" w:hAnsi="Times New Roman"/>
          <w:sz w:val="28"/>
          <w:szCs w:val="28"/>
        </w:rPr>
        <w:t xml:space="preserve"> </w:t>
      </w:r>
      <w:r w:rsidR="00864030">
        <w:rPr>
          <w:rFonts w:ascii="Times New Roman" w:hAnsi="Times New Roman"/>
          <w:sz w:val="28"/>
          <w:szCs w:val="28"/>
        </w:rPr>
        <w:t>21</w:t>
      </w:r>
      <w:r w:rsidRPr="007802F9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Фрагмент кода отправки заявки участия в курсе</w:t>
      </w:r>
    </w:p>
    <w:p w14:paraId="3C610DBD" w14:textId="77777777" w:rsidR="00925968" w:rsidRPr="00CE1358" w:rsidRDefault="00925968" w:rsidP="00C64635">
      <w:pPr>
        <w:pageBreakBefore/>
        <w:tabs>
          <w:tab w:val="left" w:pos="4285"/>
          <w:tab w:val="left" w:pos="6348"/>
        </w:tabs>
        <w:spacing w:after="24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7" w:name="_Toc132787881"/>
      <w:r w:rsidRPr="00CE1358">
        <w:rPr>
          <w:rFonts w:ascii="Times New Roman" w:hAnsi="Times New Roman" w:cs="Times New Roman"/>
          <w:b/>
          <w:bCs/>
          <w:sz w:val="32"/>
          <w:szCs w:val="32"/>
        </w:rPr>
        <w:lastRenderedPageBreak/>
        <w:t>З</w:t>
      </w:r>
      <w:r w:rsidR="00623169" w:rsidRPr="00CE1358">
        <w:rPr>
          <w:rFonts w:ascii="Times New Roman" w:hAnsi="Times New Roman" w:cs="Times New Roman"/>
          <w:b/>
          <w:bCs/>
          <w:sz w:val="32"/>
          <w:szCs w:val="32"/>
        </w:rPr>
        <w:t>аключение</w:t>
      </w:r>
      <w:bookmarkEnd w:id="27"/>
    </w:p>
    <w:p w14:paraId="25F73054" w14:textId="123C063D" w:rsidR="000B4609" w:rsidRPr="000B4609" w:rsidRDefault="000B4609" w:rsidP="000B4609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4609">
        <w:rPr>
          <w:rFonts w:ascii="Times New Roman" w:hAnsi="Times New Roman" w:cs="Times New Roman"/>
          <w:sz w:val="28"/>
          <w:szCs w:val="28"/>
        </w:rPr>
        <w:t xml:space="preserve">В заключение можно отметить, что была достигнута цель разработать сайт по продаже изделий ручной работы. В ходе выполнения курсового проекта были </w:t>
      </w:r>
      <w:r w:rsidR="009A5FDA">
        <w:rPr>
          <w:rFonts w:ascii="Times New Roman" w:hAnsi="Times New Roman" w:cs="Times New Roman"/>
          <w:sz w:val="28"/>
          <w:szCs w:val="28"/>
        </w:rPr>
        <w:t>выполнены</w:t>
      </w:r>
      <w:r w:rsidRPr="000B4609">
        <w:rPr>
          <w:rFonts w:ascii="Times New Roman" w:hAnsi="Times New Roman" w:cs="Times New Roman"/>
          <w:sz w:val="28"/>
          <w:szCs w:val="28"/>
        </w:rPr>
        <w:t xml:space="preserve"> следующие задачи:</w:t>
      </w:r>
    </w:p>
    <w:p w14:paraId="1705E082" w14:textId="41E87D64" w:rsidR="000B4609" w:rsidRPr="000B4609" w:rsidRDefault="00611EB5" w:rsidP="00611EB5">
      <w:pPr>
        <w:pStyle w:val="a9"/>
        <w:numPr>
          <w:ilvl w:val="0"/>
          <w:numId w:val="68"/>
        </w:numPr>
        <w:tabs>
          <w:tab w:val="left" w:pos="4285"/>
          <w:tab w:val="left" w:pos="6348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0B4609" w:rsidRPr="000B4609">
        <w:rPr>
          <w:rFonts w:ascii="Times New Roman" w:hAnsi="Times New Roman" w:cs="Times New Roman"/>
          <w:sz w:val="28"/>
          <w:szCs w:val="28"/>
        </w:rPr>
        <w:t>азраб</w:t>
      </w:r>
      <w:r>
        <w:rPr>
          <w:rFonts w:ascii="Times New Roman" w:hAnsi="Times New Roman" w:cs="Times New Roman"/>
          <w:sz w:val="28"/>
          <w:szCs w:val="28"/>
        </w:rPr>
        <w:t>ота</w:t>
      </w:r>
      <w:r w:rsidR="009A5FDA">
        <w:rPr>
          <w:rFonts w:ascii="Times New Roman" w:hAnsi="Times New Roman" w:cs="Times New Roman"/>
          <w:sz w:val="28"/>
          <w:szCs w:val="28"/>
        </w:rPr>
        <w:t>н</w:t>
      </w:r>
      <w:r w:rsidR="000B4609" w:rsidRPr="000B4609">
        <w:rPr>
          <w:rFonts w:ascii="Times New Roman" w:hAnsi="Times New Roman" w:cs="Times New Roman"/>
          <w:sz w:val="28"/>
          <w:szCs w:val="28"/>
        </w:rPr>
        <w:t xml:space="preserve"> алгоритм поставленной задачи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7829478" w14:textId="589CB02B" w:rsidR="000B4609" w:rsidRPr="000B4609" w:rsidRDefault="00611EB5" w:rsidP="00611EB5">
      <w:pPr>
        <w:pStyle w:val="a9"/>
        <w:numPr>
          <w:ilvl w:val="0"/>
          <w:numId w:val="68"/>
        </w:numPr>
        <w:tabs>
          <w:tab w:val="left" w:pos="4285"/>
          <w:tab w:val="left" w:pos="6348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</w:t>
      </w:r>
      <w:r w:rsidR="009A5FDA">
        <w:rPr>
          <w:rFonts w:ascii="Times New Roman" w:hAnsi="Times New Roman" w:cs="Times New Roman"/>
          <w:sz w:val="28"/>
          <w:szCs w:val="28"/>
        </w:rPr>
        <w:t>н</w:t>
      </w:r>
      <w:r w:rsidR="000B4609" w:rsidRPr="000B4609">
        <w:rPr>
          <w:rFonts w:ascii="Times New Roman" w:hAnsi="Times New Roman" w:cs="Times New Roman"/>
          <w:sz w:val="28"/>
          <w:szCs w:val="28"/>
        </w:rPr>
        <w:t xml:space="preserve"> алгоритм средствами автоматизированного проектирования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786B71B" w14:textId="5F80CC4E" w:rsidR="000B4609" w:rsidRPr="000B4609" w:rsidRDefault="00611EB5" w:rsidP="00611EB5">
      <w:pPr>
        <w:pStyle w:val="a9"/>
        <w:numPr>
          <w:ilvl w:val="0"/>
          <w:numId w:val="68"/>
        </w:numPr>
        <w:tabs>
          <w:tab w:val="left" w:pos="4285"/>
          <w:tab w:val="left" w:pos="6348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</w:t>
      </w:r>
      <w:r w:rsidR="009A5FDA">
        <w:rPr>
          <w:rFonts w:ascii="Times New Roman" w:hAnsi="Times New Roman" w:cs="Times New Roman"/>
          <w:sz w:val="28"/>
          <w:szCs w:val="28"/>
        </w:rPr>
        <w:t>н</w:t>
      </w:r>
      <w:r w:rsidR="000B4609" w:rsidRPr="000B4609">
        <w:rPr>
          <w:rFonts w:ascii="Times New Roman" w:hAnsi="Times New Roman" w:cs="Times New Roman"/>
          <w:sz w:val="28"/>
          <w:szCs w:val="28"/>
        </w:rPr>
        <w:t xml:space="preserve"> код программного продукта на основе готовой спецификации на уровне модуля с использованием современных языков программирования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62B55C9" w14:textId="079401F4" w:rsidR="000B4609" w:rsidRPr="000B4609" w:rsidRDefault="00611EB5" w:rsidP="00611EB5">
      <w:pPr>
        <w:pStyle w:val="a9"/>
        <w:numPr>
          <w:ilvl w:val="0"/>
          <w:numId w:val="68"/>
        </w:numPr>
        <w:tabs>
          <w:tab w:val="left" w:pos="4285"/>
          <w:tab w:val="left" w:pos="6348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B4609" w:rsidRPr="000B4609">
        <w:rPr>
          <w:rFonts w:ascii="Times New Roman" w:hAnsi="Times New Roman" w:cs="Times New Roman"/>
          <w:sz w:val="28"/>
          <w:szCs w:val="28"/>
        </w:rPr>
        <w:t>рове</w:t>
      </w:r>
      <w:r w:rsidR="009A5FDA">
        <w:rPr>
          <w:rFonts w:ascii="Times New Roman" w:hAnsi="Times New Roman" w:cs="Times New Roman"/>
          <w:sz w:val="28"/>
          <w:szCs w:val="28"/>
        </w:rPr>
        <w:t>дена</w:t>
      </w:r>
      <w:r w:rsidR="000B4609" w:rsidRPr="000B4609">
        <w:rPr>
          <w:rFonts w:ascii="Times New Roman" w:hAnsi="Times New Roman" w:cs="Times New Roman"/>
          <w:sz w:val="28"/>
          <w:szCs w:val="28"/>
        </w:rPr>
        <w:t xml:space="preserve"> отладк</w:t>
      </w:r>
      <w:r w:rsidR="009A5FDA">
        <w:rPr>
          <w:rFonts w:ascii="Times New Roman" w:hAnsi="Times New Roman" w:cs="Times New Roman"/>
          <w:sz w:val="28"/>
          <w:szCs w:val="28"/>
        </w:rPr>
        <w:t>а</w:t>
      </w:r>
      <w:r w:rsidR="000B4609" w:rsidRPr="000B4609">
        <w:rPr>
          <w:rFonts w:ascii="Times New Roman" w:hAnsi="Times New Roman" w:cs="Times New Roman"/>
          <w:sz w:val="28"/>
          <w:szCs w:val="28"/>
        </w:rPr>
        <w:t xml:space="preserve"> программного продукта с использованием инструментальных средств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27FCC32" w14:textId="288DF28B" w:rsidR="000B4609" w:rsidRDefault="00611EB5" w:rsidP="00611EB5">
      <w:pPr>
        <w:pStyle w:val="a9"/>
        <w:numPr>
          <w:ilvl w:val="0"/>
          <w:numId w:val="68"/>
        </w:numPr>
        <w:tabs>
          <w:tab w:val="left" w:pos="4285"/>
          <w:tab w:val="left" w:pos="6348"/>
        </w:tabs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0B4609" w:rsidRPr="000B4609">
        <w:rPr>
          <w:rFonts w:ascii="Times New Roman" w:hAnsi="Times New Roman" w:cs="Times New Roman"/>
          <w:sz w:val="28"/>
          <w:szCs w:val="28"/>
        </w:rPr>
        <w:t>форм</w:t>
      </w:r>
      <w:r w:rsidR="009A5FDA">
        <w:rPr>
          <w:rFonts w:ascii="Times New Roman" w:hAnsi="Times New Roman" w:cs="Times New Roman"/>
          <w:sz w:val="28"/>
          <w:szCs w:val="28"/>
        </w:rPr>
        <w:t>лена</w:t>
      </w:r>
      <w:r w:rsidR="000B4609" w:rsidRPr="000B4609">
        <w:rPr>
          <w:rFonts w:ascii="Times New Roman" w:hAnsi="Times New Roman" w:cs="Times New Roman"/>
          <w:sz w:val="28"/>
          <w:szCs w:val="28"/>
        </w:rPr>
        <w:t xml:space="preserve"> документаци</w:t>
      </w:r>
      <w:r w:rsidR="009A5FDA">
        <w:rPr>
          <w:rFonts w:ascii="Times New Roman" w:hAnsi="Times New Roman" w:cs="Times New Roman"/>
          <w:sz w:val="28"/>
          <w:szCs w:val="28"/>
        </w:rPr>
        <w:t>я</w:t>
      </w:r>
      <w:r w:rsidR="000B4609" w:rsidRPr="000B4609">
        <w:rPr>
          <w:rFonts w:ascii="Times New Roman" w:hAnsi="Times New Roman" w:cs="Times New Roman"/>
          <w:sz w:val="28"/>
          <w:szCs w:val="28"/>
        </w:rPr>
        <w:t xml:space="preserve"> на программные средства с использованием средств для автоматизации оформления документации.</w:t>
      </w:r>
    </w:p>
    <w:p w14:paraId="3D227E5B" w14:textId="30C225A3" w:rsidR="00FA05F3" w:rsidRPr="00E06AC5" w:rsidRDefault="00611EB5" w:rsidP="00E06AC5">
      <w:pPr>
        <w:pStyle w:val="a9"/>
        <w:tabs>
          <w:tab w:val="left" w:pos="4285"/>
          <w:tab w:val="left" w:pos="6348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Итогом курсового проекта является веб-приложение </w:t>
      </w:r>
      <w:r w:rsidR="00E06AC5">
        <w:rPr>
          <w:rFonts w:ascii="Times New Roman" w:hAnsi="Times New Roman" w:cs="Times New Roman"/>
          <w:sz w:val="28"/>
          <w:szCs w:val="28"/>
        </w:rPr>
        <w:t>по продаже изделий ручной работы, содержащий в себе функции регистрации и авторизации посетителя, корзину, а также отображение оставленных заявок на участие в мастер-классе в профиле зарегистрированного пользователя.</w:t>
      </w:r>
    </w:p>
    <w:p w14:paraId="6F563B2D" w14:textId="77777777" w:rsidR="00925968" w:rsidRDefault="00925968" w:rsidP="009259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29308C" w14:textId="77777777" w:rsidR="00925968" w:rsidRPr="003C3B1C" w:rsidRDefault="00925968" w:rsidP="00C64635">
      <w:pPr>
        <w:spacing w:before="360" w:after="240"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28" w:name="_Toc132787882"/>
      <w:r w:rsidRPr="003C3B1C">
        <w:rPr>
          <w:rFonts w:ascii="Times New Roman" w:hAnsi="Times New Roman" w:cs="Times New Roman"/>
          <w:b/>
          <w:sz w:val="32"/>
          <w:szCs w:val="32"/>
        </w:rPr>
        <w:lastRenderedPageBreak/>
        <w:t>Б</w:t>
      </w:r>
      <w:r w:rsidR="00623169" w:rsidRPr="003C3B1C">
        <w:rPr>
          <w:rFonts w:ascii="Times New Roman" w:hAnsi="Times New Roman" w:cs="Times New Roman"/>
          <w:b/>
          <w:sz w:val="32"/>
          <w:szCs w:val="32"/>
        </w:rPr>
        <w:t>иблиогра</w:t>
      </w:r>
      <w:r w:rsidR="00EA0A05" w:rsidRPr="003C3B1C">
        <w:rPr>
          <w:rFonts w:ascii="Times New Roman" w:hAnsi="Times New Roman" w:cs="Times New Roman"/>
          <w:b/>
          <w:sz w:val="32"/>
          <w:szCs w:val="32"/>
        </w:rPr>
        <w:t>фия</w:t>
      </w:r>
      <w:bookmarkEnd w:id="28"/>
    </w:p>
    <w:p w14:paraId="47CBCB64" w14:textId="74CAF898" w:rsidR="000A1745" w:rsidRDefault="00DA2B57" w:rsidP="001B5BAD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029FE">
        <w:rPr>
          <w:rFonts w:ascii="Times New Roman" w:hAnsi="Times New Roman" w:cs="Times New Roman"/>
          <w:bCs/>
          <w:sz w:val="28"/>
          <w:szCs w:val="28"/>
        </w:rPr>
        <w:t>1</w:t>
      </w:r>
      <w:r w:rsidR="003645D9">
        <w:rPr>
          <w:rFonts w:ascii="Times New Roman" w:hAnsi="Times New Roman" w:cs="Times New Roman"/>
          <w:bCs/>
          <w:sz w:val="28"/>
          <w:szCs w:val="28"/>
        </w:rPr>
        <w:t>.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029FE">
        <w:rPr>
          <w:rFonts w:ascii="Times New Roman" w:hAnsi="Times New Roman" w:cs="Times New Roman"/>
          <w:bCs/>
          <w:sz w:val="28"/>
          <w:szCs w:val="28"/>
        </w:rPr>
        <w:t>Робин Никсон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C029FE" w:rsidRPr="00C029FE">
        <w:rPr>
          <w:rFonts w:ascii="Times New Roman" w:hAnsi="Times New Roman" w:cs="Times New Roman"/>
          <w:bCs/>
          <w:sz w:val="28"/>
          <w:szCs w:val="28"/>
        </w:rPr>
        <w:t xml:space="preserve">Изучение </w:t>
      </w:r>
      <w:r w:rsidR="00C029FE" w:rsidRPr="00C029FE">
        <w:rPr>
          <w:rFonts w:ascii="Times New Roman" w:hAnsi="Times New Roman" w:cs="Times New Roman"/>
          <w:bCs/>
          <w:sz w:val="28"/>
          <w:szCs w:val="28"/>
          <w:lang w:val="en-US"/>
        </w:rPr>
        <w:t>PHP</w:t>
      </w:r>
      <w:r w:rsidR="00C029FE" w:rsidRPr="00C029FE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C029FE" w:rsidRPr="00C029FE">
        <w:rPr>
          <w:rFonts w:ascii="Times New Roman" w:hAnsi="Times New Roman" w:cs="Times New Roman"/>
          <w:bCs/>
          <w:sz w:val="28"/>
          <w:szCs w:val="28"/>
          <w:lang w:val="en-US"/>
        </w:rPr>
        <w:t>MySQL</w:t>
      </w:r>
      <w:r w:rsidR="00C029FE" w:rsidRPr="00C029FE">
        <w:rPr>
          <w:rFonts w:ascii="Times New Roman" w:hAnsi="Times New Roman" w:cs="Times New Roman"/>
          <w:bCs/>
          <w:sz w:val="28"/>
          <w:szCs w:val="28"/>
        </w:rPr>
        <w:t xml:space="preserve"> &amp; </w:t>
      </w:r>
      <w:r w:rsidR="00C029FE" w:rsidRPr="00C029FE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 w:rsidR="00C029FE" w:rsidRPr="00C029FE">
        <w:rPr>
          <w:rFonts w:ascii="Times New Roman" w:hAnsi="Times New Roman" w:cs="Times New Roman"/>
          <w:bCs/>
          <w:sz w:val="28"/>
          <w:szCs w:val="28"/>
        </w:rPr>
        <w:t>: пошаговое руководство по созданию динамичных веб-сайтов</w:t>
      </w:r>
      <w:r w:rsidR="003645D9">
        <w:rPr>
          <w:rFonts w:ascii="Times New Roman" w:hAnsi="Times New Roman" w:cs="Times New Roman"/>
          <w:bCs/>
          <w:sz w:val="28"/>
          <w:szCs w:val="28"/>
        </w:rPr>
        <w:t>: учебное пособие</w:t>
      </w:r>
      <w:r w:rsidR="00C029FE" w:rsidRPr="00C029F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029FE">
        <w:rPr>
          <w:rFonts w:ascii="Times New Roman" w:hAnsi="Times New Roman" w:cs="Times New Roman"/>
          <w:bCs/>
          <w:sz w:val="28"/>
          <w:szCs w:val="28"/>
        </w:rPr>
        <w:t>/</w:t>
      </w:r>
      <w:r w:rsidR="00C029FE">
        <w:rPr>
          <w:rFonts w:ascii="Times New Roman" w:hAnsi="Times New Roman" w:cs="Times New Roman"/>
          <w:bCs/>
          <w:sz w:val="28"/>
          <w:szCs w:val="28"/>
        </w:rPr>
        <w:t xml:space="preserve"> Робин Никсон</w:t>
      </w:r>
      <w:r w:rsidRPr="00C029FE">
        <w:rPr>
          <w:rFonts w:ascii="Times New Roman" w:hAnsi="Times New Roman" w:cs="Times New Roman"/>
          <w:bCs/>
          <w:sz w:val="28"/>
          <w:szCs w:val="28"/>
        </w:rPr>
        <w:t>. – Санкт-Петербург</w:t>
      </w:r>
      <w:r w:rsidR="003645D9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C029FE">
        <w:rPr>
          <w:rFonts w:ascii="Times New Roman" w:hAnsi="Times New Roman" w:cs="Times New Roman"/>
          <w:bCs/>
          <w:sz w:val="28"/>
          <w:szCs w:val="28"/>
        </w:rPr>
        <w:t>Питер</w:t>
      </w:r>
      <w:r w:rsidRPr="00C029FE">
        <w:rPr>
          <w:rFonts w:ascii="Times New Roman" w:hAnsi="Times New Roman" w:cs="Times New Roman"/>
          <w:bCs/>
          <w:sz w:val="28"/>
          <w:szCs w:val="28"/>
        </w:rPr>
        <w:t>, 20</w:t>
      </w:r>
      <w:r w:rsidR="00C029FE">
        <w:rPr>
          <w:rFonts w:ascii="Times New Roman" w:hAnsi="Times New Roman" w:cs="Times New Roman"/>
          <w:bCs/>
          <w:sz w:val="28"/>
          <w:szCs w:val="28"/>
        </w:rPr>
        <w:t>21</w:t>
      </w:r>
      <w:r w:rsidRPr="00C029FE">
        <w:rPr>
          <w:rFonts w:ascii="Times New Roman" w:hAnsi="Times New Roman" w:cs="Times New Roman"/>
          <w:bCs/>
          <w:sz w:val="28"/>
          <w:szCs w:val="28"/>
        </w:rPr>
        <w:t>. – 248 с. – ISBN</w:t>
      </w:r>
      <w:r w:rsidR="00E855E6" w:rsidRPr="00E855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029FE">
        <w:rPr>
          <w:rFonts w:ascii="Times New Roman" w:hAnsi="Times New Roman" w:cs="Times New Roman"/>
          <w:bCs/>
          <w:sz w:val="28"/>
          <w:szCs w:val="28"/>
        </w:rPr>
        <w:t>978-5-8114-3341-4.</w:t>
      </w:r>
    </w:p>
    <w:p w14:paraId="0A994F95" w14:textId="741CA49B" w:rsidR="00E855E6" w:rsidRDefault="003645D9" w:rsidP="001B5BA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2.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Симдянов</w:t>
      </w:r>
      <w:r w:rsidR="00D44744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И.В. </w:t>
      </w:r>
      <w:r w:rsidRPr="00C029FE">
        <w:rPr>
          <w:rFonts w:ascii="Times New Roman" w:hAnsi="Times New Roman" w:cs="Times New Roman"/>
          <w:bCs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bCs/>
          <w:sz w:val="28"/>
          <w:szCs w:val="28"/>
        </w:rPr>
        <w:t>7: учебное пособие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 /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44744">
        <w:rPr>
          <w:rFonts w:ascii="Times New Roman" w:hAnsi="Times New Roman" w:cs="Times New Roman"/>
          <w:bCs/>
          <w:sz w:val="28"/>
          <w:szCs w:val="28"/>
        </w:rPr>
        <w:t>И.В</w:t>
      </w:r>
      <w:r w:rsidRPr="00C029FE">
        <w:rPr>
          <w:rFonts w:ascii="Times New Roman" w:hAnsi="Times New Roman" w:cs="Times New Roman"/>
          <w:bCs/>
          <w:sz w:val="28"/>
          <w:szCs w:val="28"/>
        </w:rPr>
        <w:t>.</w:t>
      </w:r>
      <w:r w:rsidR="00D44744">
        <w:rPr>
          <w:rFonts w:ascii="Times New Roman" w:hAnsi="Times New Roman" w:cs="Times New Roman"/>
          <w:bCs/>
          <w:sz w:val="28"/>
          <w:szCs w:val="28"/>
        </w:rPr>
        <w:t xml:space="preserve"> Симдянов.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D44744" w:rsidRPr="00E765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Москва: Альпина Паблишер, </w:t>
      </w:r>
      <w:r w:rsidRPr="00C029FE">
        <w:rPr>
          <w:rFonts w:ascii="Times New Roman" w:hAnsi="Times New Roman" w:cs="Times New Roman"/>
          <w:bCs/>
          <w:sz w:val="28"/>
          <w:szCs w:val="28"/>
        </w:rPr>
        <w:t>20</w:t>
      </w:r>
      <w:r w:rsidR="00D44744">
        <w:rPr>
          <w:rFonts w:ascii="Times New Roman" w:hAnsi="Times New Roman" w:cs="Times New Roman"/>
          <w:bCs/>
          <w:sz w:val="28"/>
          <w:szCs w:val="28"/>
        </w:rPr>
        <w:t>19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. – </w:t>
      </w:r>
      <w:r w:rsidR="00D44744">
        <w:rPr>
          <w:rFonts w:ascii="Times New Roman" w:hAnsi="Times New Roman" w:cs="Times New Roman"/>
          <w:bCs/>
          <w:sz w:val="28"/>
          <w:szCs w:val="28"/>
        </w:rPr>
        <w:t>1088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 с. – </w:t>
      </w:r>
      <w:r w:rsidR="00E855E6" w:rsidRPr="00E765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ISBN: 978-5-</w:t>
      </w:r>
      <w:r w:rsidR="00E855E6"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9775-3725-4</w:t>
      </w:r>
      <w:r w:rsidR="00E855E6" w:rsidRPr="00E765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25C9604" w14:textId="43BFE525" w:rsidR="00E855E6" w:rsidRDefault="00E855E6" w:rsidP="001B5BAD">
      <w:pPr>
        <w:pStyle w:val="a9"/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</w:t>
      </w:r>
      <w:r w:rsidR="00AC0DC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tmlbook</w:t>
      </w: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</w:t>
      </w: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Документация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CSS</w:t>
      </w: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русском языке: сайт</w:t>
      </w:r>
      <w:r w:rsidR="00AC0DC5" w:rsidRPr="00AC0D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URL: https://</w:t>
      </w:r>
      <w:r w:rsidR="001B5BA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htmlbook</w:t>
      </w:r>
      <w:r w:rsidR="001B5BAD"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1B5BA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</w:t>
      </w:r>
      <w:r w:rsidR="001B5BAD"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(дата обращения: </w:t>
      </w:r>
      <w:r w:rsidR="00AC0DC5" w:rsidRPr="00AC0D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17</w:t>
      </w: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AC0DC5" w:rsidRPr="00AC0D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03</w:t>
      </w: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.202</w:t>
      </w:r>
      <w:r w:rsidR="00AC0DC5" w:rsidRPr="00AC0D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63EAA08D" w14:textId="2B817F4E" w:rsidR="001B5BAD" w:rsidRPr="00E855E6" w:rsidRDefault="001B5BAD" w:rsidP="001B5BAD">
      <w:pPr>
        <w:pStyle w:val="a9"/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B5B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Pr="001B5B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1B5BA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cademy</w:t>
      </w: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интерактивные онлайн-курсы</w:t>
      </w: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сайт</w:t>
      </w:r>
      <w:r w:rsidRPr="00AC0D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URL: </w:t>
      </w:r>
      <w:r w:rsidRPr="001B5B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https://htmlacademy.ru </w:t>
      </w: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(дата обращения: </w:t>
      </w:r>
      <w:r w:rsidRPr="001B5B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</w:t>
      </w: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AC0D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03</w:t>
      </w: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.202</w:t>
      </w:r>
      <w:r w:rsidRPr="00AC0D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E855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2D3B226E" w14:textId="5151C374" w:rsidR="001B5BAD" w:rsidRDefault="001B5BAD" w:rsidP="001B5BAD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5.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036A5">
        <w:rPr>
          <w:rFonts w:ascii="Times New Roman" w:hAnsi="Times New Roman" w:cs="Times New Roman"/>
          <w:bCs/>
          <w:sz w:val="28"/>
          <w:szCs w:val="28"/>
        </w:rPr>
        <w:t>Кевин Татрой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0036A5">
        <w:rPr>
          <w:rFonts w:ascii="Times New Roman" w:hAnsi="Times New Roman" w:cs="Times New Roman"/>
          <w:bCs/>
          <w:sz w:val="28"/>
          <w:szCs w:val="28"/>
        </w:rPr>
        <w:t>Программирование на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029FE">
        <w:rPr>
          <w:rFonts w:ascii="Times New Roman" w:hAnsi="Times New Roman" w:cs="Times New Roman"/>
          <w:bCs/>
          <w:sz w:val="28"/>
          <w:szCs w:val="28"/>
          <w:lang w:val="en-US"/>
        </w:rPr>
        <w:t>PHP</w:t>
      </w:r>
      <w:r w:rsidR="000036A5">
        <w:rPr>
          <w:rFonts w:ascii="Times New Roman" w:hAnsi="Times New Roman" w:cs="Times New Roman"/>
          <w:bCs/>
          <w:sz w:val="28"/>
          <w:szCs w:val="28"/>
        </w:rPr>
        <w:t>, создание динамичных веб-страниц</w:t>
      </w:r>
      <w:r>
        <w:rPr>
          <w:rFonts w:ascii="Times New Roman" w:hAnsi="Times New Roman" w:cs="Times New Roman"/>
          <w:bCs/>
          <w:sz w:val="28"/>
          <w:szCs w:val="28"/>
        </w:rPr>
        <w:t>: учебное пособие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 /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036A5">
        <w:rPr>
          <w:rFonts w:ascii="Times New Roman" w:hAnsi="Times New Roman" w:cs="Times New Roman"/>
          <w:bCs/>
          <w:sz w:val="28"/>
          <w:szCs w:val="28"/>
        </w:rPr>
        <w:t>Кевин Татрой</w:t>
      </w:r>
      <w:r w:rsidRPr="00C029FE">
        <w:rPr>
          <w:rFonts w:ascii="Times New Roman" w:hAnsi="Times New Roman" w:cs="Times New Roman"/>
          <w:bCs/>
          <w:sz w:val="28"/>
          <w:szCs w:val="28"/>
        </w:rPr>
        <w:t>. – Санкт-Петербург</w:t>
      </w:r>
      <w:r>
        <w:rPr>
          <w:rFonts w:ascii="Times New Roman" w:hAnsi="Times New Roman" w:cs="Times New Roman"/>
          <w:bCs/>
          <w:sz w:val="28"/>
          <w:szCs w:val="28"/>
        </w:rPr>
        <w:t>: Питер</w:t>
      </w:r>
      <w:r w:rsidRPr="00C029FE">
        <w:rPr>
          <w:rFonts w:ascii="Times New Roman" w:hAnsi="Times New Roman" w:cs="Times New Roman"/>
          <w:bCs/>
          <w:sz w:val="28"/>
          <w:szCs w:val="28"/>
        </w:rPr>
        <w:t>, 20</w:t>
      </w:r>
      <w:r>
        <w:rPr>
          <w:rFonts w:ascii="Times New Roman" w:hAnsi="Times New Roman" w:cs="Times New Roman"/>
          <w:bCs/>
          <w:sz w:val="28"/>
          <w:szCs w:val="28"/>
        </w:rPr>
        <w:t>2</w:t>
      </w:r>
      <w:r w:rsidR="000036A5">
        <w:rPr>
          <w:rFonts w:ascii="Times New Roman" w:hAnsi="Times New Roman" w:cs="Times New Roman"/>
          <w:bCs/>
          <w:sz w:val="28"/>
          <w:szCs w:val="28"/>
        </w:rPr>
        <w:t>0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. – </w:t>
      </w:r>
      <w:r w:rsidR="000036A5">
        <w:rPr>
          <w:rFonts w:ascii="Times New Roman" w:hAnsi="Times New Roman" w:cs="Times New Roman"/>
          <w:bCs/>
          <w:sz w:val="28"/>
          <w:szCs w:val="28"/>
        </w:rPr>
        <w:t>542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 с. – ISBN</w:t>
      </w:r>
      <w:r w:rsidRPr="00E855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029FE">
        <w:rPr>
          <w:rFonts w:ascii="Times New Roman" w:hAnsi="Times New Roman" w:cs="Times New Roman"/>
          <w:bCs/>
          <w:sz w:val="28"/>
          <w:szCs w:val="28"/>
        </w:rPr>
        <w:t>978-</w:t>
      </w:r>
      <w:r w:rsidR="000036A5">
        <w:rPr>
          <w:rFonts w:ascii="Times New Roman" w:hAnsi="Times New Roman" w:cs="Times New Roman"/>
          <w:bCs/>
          <w:sz w:val="28"/>
          <w:szCs w:val="28"/>
        </w:rPr>
        <w:t>1492054139</w:t>
      </w:r>
      <w:r w:rsidRPr="00C029FE">
        <w:rPr>
          <w:rFonts w:ascii="Times New Roman" w:hAnsi="Times New Roman" w:cs="Times New Roman"/>
          <w:bCs/>
          <w:sz w:val="28"/>
          <w:szCs w:val="28"/>
        </w:rPr>
        <w:t>.</w:t>
      </w:r>
    </w:p>
    <w:p w14:paraId="2416447F" w14:textId="250D7C57" w:rsidR="000036A5" w:rsidRDefault="000036A5" w:rsidP="000036A5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6.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Мэтт Зандстра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PHP</w:t>
      </w:r>
      <w:r w:rsidRPr="000036A5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объекты, шаблоны и методики программирования: учебное пособие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 /</w:t>
      </w:r>
      <w:r>
        <w:rPr>
          <w:rFonts w:ascii="Times New Roman" w:hAnsi="Times New Roman" w:cs="Times New Roman"/>
          <w:bCs/>
          <w:sz w:val="28"/>
          <w:szCs w:val="28"/>
        </w:rPr>
        <w:t xml:space="preserve"> Мэтт Зандстра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. – </w:t>
      </w:r>
      <w:r w:rsidRPr="00E765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Москва: Бомбора</w:t>
      </w:r>
      <w:r w:rsidRPr="00C029FE">
        <w:rPr>
          <w:rFonts w:ascii="Times New Roman" w:hAnsi="Times New Roman" w:cs="Times New Roman"/>
          <w:bCs/>
          <w:sz w:val="28"/>
          <w:szCs w:val="28"/>
        </w:rPr>
        <w:t>, 20</w:t>
      </w:r>
      <w:r>
        <w:rPr>
          <w:rFonts w:ascii="Times New Roman" w:hAnsi="Times New Roman" w:cs="Times New Roman"/>
          <w:bCs/>
          <w:sz w:val="28"/>
          <w:szCs w:val="28"/>
        </w:rPr>
        <w:t>19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. – </w:t>
      </w:r>
      <w:r>
        <w:rPr>
          <w:rFonts w:ascii="Times New Roman" w:hAnsi="Times New Roman" w:cs="Times New Roman"/>
          <w:bCs/>
          <w:sz w:val="28"/>
          <w:szCs w:val="28"/>
        </w:rPr>
        <w:t>736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 с. – ISBN</w:t>
      </w:r>
      <w:r w:rsidRPr="00E855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029FE">
        <w:rPr>
          <w:rFonts w:ascii="Times New Roman" w:hAnsi="Times New Roman" w:cs="Times New Roman"/>
          <w:bCs/>
          <w:sz w:val="28"/>
          <w:szCs w:val="28"/>
        </w:rPr>
        <w:t>978-</w:t>
      </w:r>
      <w:r>
        <w:rPr>
          <w:rFonts w:ascii="Times New Roman" w:hAnsi="Times New Roman" w:cs="Times New Roman"/>
          <w:bCs/>
          <w:sz w:val="28"/>
          <w:szCs w:val="28"/>
        </w:rPr>
        <w:t>5-907144-54-5</w:t>
      </w:r>
      <w:r w:rsidRPr="00C029FE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117D9C" w14:textId="4E6DAA3C" w:rsidR="00441897" w:rsidRDefault="00441897" w:rsidP="00441897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7.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Фаулер Мартин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Рефакторинг кода 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 w:rsidRPr="00441897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Улучшение проекта существующего кода: учебное пособие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 /</w:t>
      </w:r>
      <w:r>
        <w:rPr>
          <w:rFonts w:ascii="Times New Roman" w:hAnsi="Times New Roman" w:cs="Times New Roman"/>
          <w:bCs/>
          <w:sz w:val="28"/>
          <w:szCs w:val="28"/>
        </w:rPr>
        <w:t xml:space="preserve"> Фаулер Мартин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. – </w:t>
      </w:r>
      <w:r w:rsidRPr="00E7653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Санкт-Петербург: Питер, </w:t>
      </w:r>
      <w:r w:rsidRPr="00C029FE">
        <w:rPr>
          <w:rFonts w:ascii="Times New Roman" w:hAnsi="Times New Roman" w:cs="Times New Roman"/>
          <w:bCs/>
          <w:sz w:val="28"/>
          <w:szCs w:val="28"/>
        </w:rPr>
        <w:t>20</w:t>
      </w:r>
      <w:r>
        <w:rPr>
          <w:rFonts w:ascii="Times New Roman" w:hAnsi="Times New Roman" w:cs="Times New Roman"/>
          <w:bCs/>
          <w:sz w:val="28"/>
          <w:szCs w:val="28"/>
        </w:rPr>
        <w:t>19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. – </w:t>
      </w:r>
      <w:r>
        <w:rPr>
          <w:rFonts w:ascii="Times New Roman" w:hAnsi="Times New Roman" w:cs="Times New Roman"/>
          <w:bCs/>
          <w:sz w:val="28"/>
          <w:szCs w:val="28"/>
        </w:rPr>
        <w:t>464</w:t>
      </w:r>
      <w:r w:rsidRPr="00C029FE">
        <w:rPr>
          <w:rFonts w:ascii="Times New Roman" w:hAnsi="Times New Roman" w:cs="Times New Roman"/>
          <w:bCs/>
          <w:sz w:val="28"/>
          <w:szCs w:val="28"/>
        </w:rPr>
        <w:t xml:space="preserve"> с. – ISBN</w:t>
      </w:r>
      <w:r w:rsidRPr="00E855E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029FE">
        <w:rPr>
          <w:rFonts w:ascii="Times New Roman" w:hAnsi="Times New Roman" w:cs="Times New Roman"/>
          <w:bCs/>
          <w:sz w:val="28"/>
          <w:szCs w:val="28"/>
        </w:rPr>
        <w:t>978-</w:t>
      </w:r>
      <w:r>
        <w:rPr>
          <w:rFonts w:ascii="Times New Roman" w:hAnsi="Times New Roman" w:cs="Times New Roman"/>
          <w:bCs/>
          <w:sz w:val="28"/>
          <w:szCs w:val="28"/>
        </w:rPr>
        <w:t>5-907144-59-0</w:t>
      </w:r>
      <w:r w:rsidRPr="00C029FE">
        <w:rPr>
          <w:rFonts w:ascii="Times New Roman" w:hAnsi="Times New Roman" w:cs="Times New Roman"/>
          <w:bCs/>
          <w:sz w:val="28"/>
          <w:szCs w:val="28"/>
        </w:rPr>
        <w:t>.</w:t>
      </w:r>
    </w:p>
    <w:p w14:paraId="7DD3BF62" w14:textId="77777777" w:rsidR="00C029FE" w:rsidRPr="00C029FE" w:rsidRDefault="00C029FE" w:rsidP="001B5BAD">
      <w:pPr>
        <w:tabs>
          <w:tab w:val="left" w:pos="4285"/>
          <w:tab w:val="left" w:pos="6348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896C244" w14:textId="77777777" w:rsidR="00B309CD" w:rsidRDefault="00B309CD" w:rsidP="000A1745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</w:pPr>
    </w:p>
    <w:p w14:paraId="5DFB3981" w14:textId="0299FD4A" w:rsidR="00B309CD" w:rsidRPr="000A1745" w:rsidRDefault="00B309CD" w:rsidP="000A1745">
      <w:pPr>
        <w:tabs>
          <w:tab w:val="left" w:pos="4285"/>
          <w:tab w:val="left" w:pos="6348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FF0000"/>
          <w:sz w:val="28"/>
          <w:szCs w:val="28"/>
        </w:rPr>
        <w:sectPr w:rsidR="00B309CD" w:rsidRPr="000A1745" w:rsidSect="00C85439">
          <w:headerReference w:type="default" r:id="rId32"/>
          <w:footerReference w:type="default" r:id="rId33"/>
          <w:pgSz w:w="11906" w:h="16838" w:code="9"/>
          <w:pgMar w:top="1134" w:right="851" w:bottom="1701" w:left="1701" w:header="567" w:footer="567" w:gutter="0"/>
          <w:pgNumType w:start="5"/>
          <w:cols w:space="708"/>
          <w:docGrid w:linePitch="360"/>
        </w:sectPr>
      </w:pPr>
    </w:p>
    <w:p w14:paraId="09D9F098" w14:textId="77777777" w:rsidR="00950862" w:rsidRDefault="005D2774" w:rsidP="00B71C90">
      <w:pPr>
        <w:sectPr w:rsidR="00950862" w:rsidSect="004878E5">
          <w:headerReference w:type="first" r:id="rId34"/>
          <w:pgSz w:w="11906" w:h="16838"/>
          <w:pgMar w:top="1134" w:right="851" w:bottom="1701" w:left="1701" w:header="709" w:footer="709" w:gutter="0"/>
          <w:cols w:space="708"/>
          <w:titlePg/>
          <w:docGrid w:linePitch="360"/>
        </w:sect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23424" behindDoc="0" locked="0" layoutInCell="1" allowOverlap="1" wp14:anchorId="7606B361" wp14:editId="7A1C8CEA">
                <wp:simplePos x="0" y="0"/>
                <wp:positionH relativeFrom="column">
                  <wp:posOffset>7708265</wp:posOffset>
                </wp:positionH>
                <wp:positionV relativeFrom="paragraph">
                  <wp:posOffset>31115</wp:posOffset>
                </wp:positionV>
                <wp:extent cx="1978025" cy="357505"/>
                <wp:effectExtent l="0" t="0" r="3175" b="444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02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837F3" w14:textId="77777777" w:rsidR="00B04A18" w:rsidRPr="00EE407D" w:rsidRDefault="00B04A18" w:rsidP="00F369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EE407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Приложение 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6B361" id="Надпись 2" o:spid="_x0000_s1233" type="#_x0000_t202" style="position:absolute;margin-left:606.95pt;margin-top:2.45pt;width:155.75pt;height:28.15pt;z-index:25162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" stroked="f">
                <v:textbox>
                  <w:txbxContent>
                    <w:p w14:paraId="0A7837F3" w14:textId="77777777" w:rsidR="00B04A18" w:rsidRPr="00EE407D" w:rsidRDefault="00B04A18" w:rsidP="00F369A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EE407D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Приложение А</w:t>
                      </w:r>
                    </w:p>
                  </w:txbxContent>
                </v:textbox>
              </v:shape>
            </w:pict>
          </mc:Fallback>
        </mc:AlternateContent>
      </w:r>
    </w:p>
    <w:p w14:paraId="08EFABD2" w14:textId="77777777" w:rsidR="002B088B" w:rsidRDefault="002B088B" w:rsidP="003C3B1C"/>
    <w:sectPr w:rsidR="002B088B" w:rsidSect="00F369AD">
      <w:headerReference w:type="default" r:id="rId35"/>
      <w:footerReference w:type="default" r:id="rId36"/>
      <w:pgSz w:w="11906" w:h="16838"/>
      <w:pgMar w:top="1134" w:right="85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5F55F" w14:textId="77777777" w:rsidR="008C67AE" w:rsidRDefault="008C67AE" w:rsidP="00216AB0">
      <w:pPr>
        <w:spacing w:after="0" w:line="240" w:lineRule="auto"/>
      </w:pPr>
      <w:r>
        <w:separator/>
      </w:r>
    </w:p>
  </w:endnote>
  <w:endnote w:type="continuationSeparator" w:id="0">
    <w:p w14:paraId="6D919B11" w14:textId="77777777" w:rsidR="008C67AE" w:rsidRDefault="008C67AE" w:rsidP="00216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GOST type B">
    <w:altName w:val="Microsoft YaHei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5C8D5" w14:textId="77777777" w:rsidR="00B04A18" w:rsidRDefault="00B04A18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070D0DC" wp14:editId="13096F1A">
              <wp:simplePos x="0" y="0"/>
              <wp:positionH relativeFrom="column">
                <wp:posOffset>311150</wp:posOffset>
              </wp:positionH>
              <wp:positionV relativeFrom="paragraph">
                <wp:posOffset>-196215</wp:posOffset>
              </wp:positionV>
              <wp:extent cx="947420" cy="219710"/>
              <wp:effectExtent l="0" t="0" r="0" b="8890"/>
              <wp:wrapNone/>
              <wp:docPr id="396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74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36C2B02" w14:textId="77777777" w:rsidR="00B04A18" w:rsidRPr="00132B6B" w:rsidRDefault="00B04A18" w:rsidP="00132B6B">
                          <w:pPr>
                            <w:ind w:left="-142" w:right="-286"/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 xml:space="preserve"> Мигуля Н.А.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70D0DC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279" type="#_x0000_t202" style="position:absolute;margin-left:24.5pt;margin-top:-15.45pt;width:74.6pt;height:17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" filled="f" stroked="f">
              <v:textbox>
                <w:txbxContent>
                  <w:p w14:paraId="236C2B02" w14:textId="77777777" w:rsidR="00B04A18" w:rsidRPr="00132B6B" w:rsidRDefault="00B04A18" w:rsidP="00132B6B">
                    <w:pPr>
                      <w:ind w:left="-142" w:right="-286"/>
                      <w:rPr>
                        <w:rFonts w:ascii="Times New Roman" w:hAnsi="Times New Roman" w:cs="Times New Roman"/>
                        <w:iCs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cs="Times New Roman"/>
                        <w:iCs/>
                        <w:sz w:val="18"/>
                        <w:szCs w:val="18"/>
                      </w:rPr>
                      <w:t xml:space="preserve"> Мигуля Н.А.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6BF7F07D" wp14:editId="21D1E685">
              <wp:simplePos x="0" y="0"/>
              <wp:positionH relativeFrom="column">
                <wp:posOffset>-413385</wp:posOffset>
              </wp:positionH>
              <wp:positionV relativeFrom="paragraph">
                <wp:posOffset>-148590</wp:posOffset>
              </wp:positionV>
              <wp:extent cx="706120" cy="219710"/>
              <wp:effectExtent l="0" t="0" r="0" b="8890"/>
              <wp:wrapNone/>
              <wp:docPr id="395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61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0ECD7DD" w14:textId="77777777" w:rsidR="00B04A18" w:rsidRPr="00FA2FA3" w:rsidRDefault="00B04A18" w:rsidP="0089696F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iCs/>
                              <w:sz w:val="18"/>
                              <w:szCs w:val="18"/>
                            </w:rPr>
                            <w:t>Н. контр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F7F07D" id="Text Box 68" o:spid="_x0000_s1280" type="#_x0000_t202" style="position:absolute;margin-left:-32.55pt;margin-top:-11.7pt;width:55.6pt;height:17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" filled="f" stroked="f">
              <v:textbox inset=",0,,0">
                <w:txbxContent>
                  <w:p w14:paraId="20ECD7DD" w14:textId="77777777" w:rsidR="00B04A18" w:rsidRPr="00FA2FA3" w:rsidRDefault="00B04A18" w:rsidP="0089696F">
                    <w:pPr>
                      <w:rPr>
                        <w:rFonts w:ascii="Times New Roman" w:hAnsi="Times New Roman" w:cs="Times New Roman"/>
                        <w:i/>
                        <w:iCs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cs="Times New Roman"/>
                        <w:i/>
                        <w:iCs/>
                        <w:sz w:val="18"/>
                        <w:szCs w:val="18"/>
                      </w:rPr>
                      <w:t>Н. контр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0C854094" wp14:editId="6F0B3372">
              <wp:simplePos x="0" y="0"/>
              <wp:positionH relativeFrom="column">
                <wp:posOffset>-405765</wp:posOffset>
              </wp:positionH>
              <wp:positionV relativeFrom="paragraph">
                <wp:posOffset>240665</wp:posOffset>
              </wp:positionV>
              <wp:extent cx="909320" cy="219710"/>
              <wp:effectExtent l="0" t="0" r="0" b="8890"/>
              <wp:wrapNone/>
              <wp:docPr id="394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3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59325DD" w14:textId="77777777" w:rsidR="00B04A18" w:rsidRPr="00FA2FA3" w:rsidRDefault="00B04A18" w:rsidP="0089696F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854094" id="_x0000_s1281" type="#_x0000_t202" style="position:absolute;margin-left:-31.95pt;margin-top:18.95pt;width:71.6pt;height:17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" filled="f" stroked="f">
              <v:textbox inset=",0,,0">
                <w:txbxContent>
                  <w:p w14:paraId="659325DD" w14:textId="77777777" w:rsidR="00B04A18" w:rsidRPr="00FA2FA3" w:rsidRDefault="00B04A18" w:rsidP="0089696F">
                    <w:pPr>
                      <w:rPr>
                        <w:rFonts w:ascii="Times New Roman" w:hAnsi="Times New Roman" w:cs="Times New Roman"/>
                        <w:i/>
                        <w:iCs/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BC199C6" wp14:editId="6D34F00F">
              <wp:simplePos x="0" y="0"/>
              <wp:positionH relativeFrom="column">
                <wp:posOffset>270510</wp:posOffset>
              </wp:positionH>
              <wp:positionV relativeFrom="paragraph">
                <wp:posOffset>229870</wp:posOffset>
              </wp:positionV>
              <wp:extent cx="909320" cy="219710"/>
              <wp:effectExtent l="0" t="0" r="0" b="8890"/>
              <wp:wrapNone/>
              <wp:docPr id="393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3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E05C46C" w14:textId="77777777" w:rsidR="00B04A18" w:rsidRPr="00FA2FA3" w:rsidRDefault="00B04A18" w:rsidP="0089696F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C199C6" id="_x0000_s1282" type="#_x0000_t202" style="position:absolute;margin-left:21.3pt;margin-top:18.1pt;width:71.6pt;height:17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" filled="f" stroked="f">
              <v:textbox inset=",0,,0">
                <w:txbxContent>
                  <w:p w14:paraId="4E05C46C" w14:textId="77777777" w:rsidR="00B04A18" w:rsidRPr="00FA2FA3" w:rsidRDefault="00B04A18" w:rsidP="0089696F">
                    <w:pPr>
                      <w:rPr>
                        <w:rFonts w:ascii="Times New Roman" w:hAnsi="Times New Roman" w:cs="Times New Roman"/>
                        <w:i/>
                        <w:iCs/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A6DAC" w14:textId="77777777" w:rsidR="00B04A18" w:rsidRDefault="00B04A18" w:rsidP="00925968">
    <w:pPr>
      <w:pStyle w:val="a5"/>
      <w:tabs>
        <w:tab w:val="clear" w:pos="4677"/>
        <w:tab w:val="clear" w:pos="9355"/>
        <w:tab w:val="left" w:pos="226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8BAC1D" w14:textId="77777777" w:rsidR="00B04A18" w:rsidRDefault="00B04A18" w:rsidP="00925968">
    <w:pPr>
      <w:pStyle w:val="a5"/>
      <w:tabs>
        <w:tab w:val="clear" w:pos="4677"/>
        <w:tab w:val="clear" w:pos="9355"/>
        <w:tab w:val="left" w:pos="226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E6565" w14:textId="77777777" w:rsidR="008C67AE" w:rsidRDefault="008C67AE" w:rsidP="00216AB0">
      <w:pPr>
        <w:spacing w:after="0" w:line="240" w:lineRule="auto"/>
      </w:pPr>
      <w:r>
        <w:separator/>
      </w:r>
    </w:p>
  </w:footnote>
  <w:footnote w:type="continuationSeparator" w:id="0">
    <w:p w14:paraId="0B84FC82" w14:textId="77777777" w:rsidR="008C67AE" w:rsidRDefault="008C67AE" w:rsidP="00216A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A8053" w14:textId="77777777" w:rsidR="00B04A18" w:rsidRDefault="00B04A1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79F74E9" wp14:editId="0B54D4B5">
              <wp:simplePos x="0" y="0"/>
              <wp:positionH relativeFrom="margin">
                <wp:posOffset>-459740</wp:posOffset>
              </wp:positionH>
              <wp:positionV relativeFrom="page">
                <wp:posOffset>191135</wp:posOffset>
              </wp:positionV>
              <wp:extent cx="6746240" cy="10328275"/>
              <wp:effectExtent l="1270" t="19685" r="15240" b="0"/>
              <wp:wrapNone/>
              <wp:docPr id="397" name="Группа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46240" cy="10328275"/>
                        <a:chOff x="1029" y="321"/>
                        <a:chExt cx="10532" cy="16314"/>
                      </a:xfrm>
                    </wpg:grpSpPr>
                    <wps:wsp>
                      <wps:cNvPr id="398" name="Rectangle 27"/>
                      <wps:cNvSpPr>
                        <a:spLocks noChangeArrowheads="1"/>
                      </wps:cNvSpPr>
                      <wps:spPr bwMode="auto">
                        <a:xfrm>
                          <a:off x="1171" y="321"/>
                          <a:ext cx="10390" cy="1622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9" name="Line 28"/>
                      <wps:cNvCnPr>
                        <a:cxnSpLocks noChangeShapeType="1"/>
                      </wps:cNvCnPr>
                      <wps:spPr bwMode="auto">
                        <a:xfrm>
                          <a:off x="1169" y="14129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0" name="Line 29"/>
                      <wps:cNvCnPr>
                        <a:cxnSpLocks noChangeShapeType="1"/>
                      </wps:cNvCnPr>
                      <wps:spPr bwMode="auto">
                        <a:xfrm>
                          <a:off x="4957" y="14129"/>
                          <a:ext cx="2" cy="239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1" name="Line 30"/>
                      <wps:cNvCnPr>
                        <a:cxnSpLocks noChangeShapeType="1"/>
                      </wps:cNvCnPr>
                      <wps:spPr bwMode="auto">
                        <a:xfrm flipV="1">
                          <a:off x="1163" y="15932"/>
                          <a:ext cx="3793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" name="Line 31"/>
                      <wps:cNvCnPr>
                        <a:cxnSpLocks noChangeShapeType="1"/>
                      </wps:cNvCnPr>
                      <wps:spPr bwMode="auto">
                        <a:xfrm>
                          <a:off x="1200" y="16225"/>
                          <a:ext cx="3763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3" name="Line 32"/>
                      <wps:cNvCnPr>
                        <a:cxnSpLocks noChangeShapeType="1"/>
                      </wps:cNvCnPr>
                      <wps:spPr bwMode="auto">
                        <a:xfrm>
                          <a:off x="1623" y="14154"/>
                          <a:ext cx="1" cy="85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" name="Line 33"/>
                      <wps:cNvCnPr>
                        <a:cxnSpLocks noChangeShapeType="1"/>
                      </wps:cNvCnPr>
                      <wps:spPr bwMode="auto">
                        <a:xfrm flipH="1">
                          <a:off x="2217" y="14152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5" name="Line 34"/>
                      <wps:cNvCnPr>
                        <a:cxnSpLocks noChangeShapeType="1"/>
                      </wps:cNvCnPr>
                      <wps:spPr bwMode="auto">
                        <a:xfrm flipH="1">
                          <a:off x="3564" y="14136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" name="Line 35"/>
                      <wps:cNvCnPr>
                        <a:cxnSpLocks noChangeShapeType="1"/>
                      </wps:cNvCnPr>
                      <wps:spPr bwMode="auto">
                        <a:xfrm>
                          <a:off x="1169" y="15011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36"/>
                      <wps:cNvCnPr>
                        <a:cxnSpLocks noChangeShapeType="1"/>
                      </wps:cNvCnPr>
                      <wps:spPr bwMode="auto">
                        <a:xfrm flipV="1">
                          <a:off x="1175" y="15633"/>
                          <a:ext cx="3794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Line 37"/>
                      <wps:cNvCnPr>
                        <a:cxnSpLocks noChangeShapeType="1"/>
                      </wps:cNvCnPr>
                      <wps:spPr bwMode="auto">
                        <a:xfrm>
                          <a:off x="1182" y="15301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9" name="Line 38"/>
                      <wps:cNvCnPr>
                        <a:cxnSpLocks noChangeShapeType="1"/>
                      </wps:cNvCnPr>
                      <wps:spPr bwMode="auto">
                        <a:xfrm flipV="1">
                          <a:off x="1169" y="14425"/>
                          <a:ext cx="3778" cy="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39"/>
                      <wps:cNvCnPr>
                        <a:cxnSpLocks noChangeShapeType="1"/>
                      </wps:cNvCnPr>
                      <wps:spPr bwMode="auto">
                        <a:xfrm>
                          <a:off x="1169" y="14717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Line 40"/>
                      <wps:cNvCnPr>
                        <a:cxnSpLocks noChangeShapeType="1"/>
                      </wps:cNvCnPr>
                      <wps:spPr bwMode="auto">
                        <a:xfrm flipV="1">
                          <a:off x="8632" y="15010"/>
                          <a:ext cx="0" cy="152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2" name="Line 41"/>
                      <wps:cNvCnPr>
                        <a:cxnSpLocks noChangeShapeType="1"/>
                      </wps:cNvCnPr>
                      <wps:spPr bwMode="auto">
                        <a:xfrm>
                          <a:off x="8632" y="15305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42"/>
                      <wps:cNvCnPr>
                        <a:cxnSpLocks noChangeShapeType="1"/>
                      </wps:cNvCnPr>
                      <wps:spPr bwMode="auto">
                        <a:xfrm>
                          <a:off x="8634" y="15617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43"/>
                      <wps:cNvCnPr>
                        <a:cxnSpLocks noChangeShapeType="1"/>
                      </wps:cNvCnPr>
                      <wps:spPr bwMode="auto">
                        <a:xfrm flipH="1">
                          <a:off x="9509" y="15011"/>
                          <a:ext cx="1" cy="603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44"/>
                      <wps:cNvCnPr>
                        <a:cxnSpLocks noChangeShapeType="1"/>
                      </wps:cNvCnPr>
                      <wps:spPr bwMode="auto">
                        <a:xfrm flipH="1">
                          <a:off x="10385" y="15011"/>
                          <a:ext cx="3" cy="59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1047" y="15917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BBC182" w14:textId="77777777" w:rsidR="00B04A18" w:rsidRPr="000B5F85" w:rsidRDefault="00B04A18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B5F85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Утв.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9" name="Text Box 46"/>
                      <wps:cNvSpPr txBox="1">
                        <a:spLocks noChangeArrowheads="1"/>
                      </wps:cNvSpPr>
                      <wps:spPr bwMode="auto">
                        <a:xfrm>
                          <a:off x="1113" y="15276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0E486C" w14:textId="77777777" w:rsidR="00B04A18" w:rsidRPr="00FA2FA3" w:rsidRDefault="00B04A18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Пров.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0" name="Text Box 47"/>
                      <wps:cNvSpPr txBox="1">
                        <a:spLocks noChangeArrowheads="1"/>
                      </wps:cNvSpPr>
                      <wps:spPr bwMode="auto">
                        <a:xfrm>
                          <a:off x="1081" y="14674"/>
                          <a:ext cx="731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A9BF13" w14:textId="77777777" w:rsidR="00B04A18" w:rsidRPr="00FA2FA3" w:rsidRDefault="00B04A18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1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1547" y="14677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4DD4A" w14:textId="77777777" w:rsidR="00B04A18" w:rsidRPr="00FA2FA3" w:rsidRDefault="00B04A18" w:rsidP="00890B28">
                            <w:pPr>
                              <w:pStyle w:val="7"/>
                              <w:spacing w:before="0" w:after="0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2" name="Text Box 49"/>
                      <wps:cNvSpPr txBox="1">
                        <a:spLocks noChangeArrowheads="1"/>
                      </wps:cNvSpPr>
                      <wps:spPr bwMode="auto">
                        <a:xfrm>
                          <a:off x="2138" y="14674"/>
                          <a:ext cx="1628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D478C9" w14:textId="77777777" w:rsidR="00B04A18" w:rsidRPr="00FA2FA3" w:rsidRDefault="00B04A18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3" name="Text Box 50"/>
                      <wps:cNvSpPr txBox="1">
                        <a:spLocks noChangeArrowheads="1"/>
                      </wps:cNvSpPr>
                      <wps:spPr bwMode="auto">
                        <a:xfrm>
                          <a:off x="3675" y="14705"/>
                          <a:ext cx="1170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BA0AFF" w14:textId="77777777" w:rsidR="00B04A18" w:rsidRPr="00FA2FA3" w:rsidRDefault="00B04A18" w:rsidP="0089696F">
                            <w:pPr>
                              <w:pStyle w:val="7"/>
                              <w:spacing w:before="0" w:after="0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Подп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4" name="Text Box 51"/>
                      <wps:cNvSpPr txBox="1">
                        <a:spLocks noChangeArrowheads="1"/>
                      </wps:cNvSpPr>
                      <wps:spPr bwMode="auto">
                        <a:xfrm>
                          <a:off x="4358" y="14684"/>
                          <a:ext cx="732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A24272" w14:textId="77777777" w:rsidR="00B04A18" w:rsidRPr="00FA2FA3" w:rsidRDefault="00B04A18" w:rsidP="00890B28">
                            <w:pPr>
                              <w:pStyle w:val="7"/>
                              <w:spacing w:before="0" w:after="0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5" name="Text Box 52"/>
                      <wps:cNvSpPr txBox="1">
                        <a:spLocks noChangeArrowheads="1"/>
                      </wps:cNvSpPr>
                      <wps:spPr bwMode="auto">
                        <a:xfrm>
                          <a:off x="9550" y="14962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15CA6A" w14:textId="77777777" w:rsidR="00B04A18" w:rsidRDefault="00B04A18" w:rsidP="00890B28">
                            <w:pPr>
                              <w:pStyle w:val="7"/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6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10428" y="14941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BE01D4" w14:textId="77777777" w:rsidR="00B04A18" w:rsidRPr="00740BE7" w:rsidRDefault="00B04A18" w:rsidP="00890B28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740BE7">
                              <w:rPr>
                                <w:sz w:val="16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7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8623" y="14971"/>
                          <a:ext cx="1024" cy="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D38EEE" w14:textId="77777777" w:rsidR="00B04A18" w:rsidRPr="00BF0749" w:rsidRDefault="00B04A18" w:rsidP="00890B2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8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9480" y="15685"/>
                          <a:ext cx="1245" cy="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8FC63C" w14:textId="77777777" w:rsidR="00B04A18" w:rsidRPr="00FA2FA3" w:rsidRDefault="00B04A18" w:rsidP="00FA2F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ИС-302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9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4980" y="14245"/>
                          <a:ext cx="6465" cy="7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94C35" w14:textId="77777777" w:rsidR="00B04A18" w:rsidRPr="005F62F9" w:rsidRDefault="00B04A18" w:rsidP="005F62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ЮУМК.09.02.07.001.</w:t>
                            </w:r>
                            <w:r w:rsidRPr="001323B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05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Pr="00BF074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  <w:p w14:paraId="5C0D7ACC" w14:textId="77777777" w:rsidR="00B04A18" w:rsidRPr="00F40653" w:rsidRDefault="00B04A18" w:rsidP="00890B28">
                            <w:pPr>
                              <w:rPr>
                                <w:rFonts w:ascii="GOST type B" w:hAnsi="GOST type 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0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2138" y="14965"/>
                          <a:ext cx="1405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B5FFF7" w14:textId="77777777" w:rsidR="00B04A18" w:rsidRPr="001323BB" w:rsidRDefault="00B04A18" w:rsidP="00132B6B">
                            <w:pPr>
                              <w:ind w:right="-136"/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</w:pPr>
                            <w:r w:rsidRPr="001323BB"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  <w:t>Вильгаук А. 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1" name="Text Box 111"/>
                      <wps:cNvSpPr txBox="1">
                        <a:spLocks noChangeArrowheads="1"/>
                      </wps:cNvSpPr>
                      <wps:spPr bwMode="auto">
                        <a:xfrm>
                          <a:off x="2170" y="15286"/>
                          <a:ext cx="1505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FD6357" w14:textId="77777777" w:rsidR="00B04A18" w:rsidRPr="00132B6B" w:rsidRDefault="00B04A18" w:rsidP="00132B6B">
                            <w:pPr>
                              <w:ind w:right="-188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Мигуля Н.А.</w:t>
                            </w:r>
                          </w:p>
                          <w:p w14:paraId="78D8C29D" w14:textId="77777777" w:rsidR="00B04A18" w:rsidRPr="00BF0749" w:rsidRDefault="00B04A18" w:rsidP="00890B2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2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4980" y="15017"/>
                          <a:ext cx="3703" cy="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F4B128" w14:textId="77777777" w:rsidR="00B04A18" w:rsidRPr="001323BB" w:rsidRDefault="00B04A18" w:rsidP="00890B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1323B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Разработка сайта по продаже изделий ручной работы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3" name="Text Box 60"/>
                      <wps:cNvSpPr txBox="1">
                        <a:spLocks noChangeArrowheads="1"/>
                      </wps:cNvSpPr>
                      <wps:spPr bwMode="auto">
                        <a:xfrm>
                          <a:off x="8686" y="15255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B6FC6E" w14:textId="77777777" w:rsidR="00B04A18" w:rsidRPr="008421F7" w:rsidRDefault="00B04A18" w:rsidP="00890B28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i/>
                                <w:iCs/>
                              </w:rPr>
                              <w:t>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4" name="Line 61"/>
                      <wps:cNvCnPr>
                        <a:cxnSpLocks noChangeShapeType="1"/>
                      </wps:cNvCnPr>
                      <wps:spPr bwMode="auto">
                        <a:xfrm>
                          <a:off x="4418" y="14128"/>
                          <a:ext cx="0" cy="243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5" name="Line 63"/>
                      <wps:cNvCnPr>
                        <a:cxnSpLocks noChangeShapeType="1"/>
                      </wps:cNvCnPr>
                      <wps:spPr bwMode="auto">
                        <a:xfrm flipH="1">
                          <a:off x="8940" y="15325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6" name="Line 64"/>
                      <wps:cNvCnPr>
                        <a:cxnSpLocks noChangeShapeType="1"/>
                      </wps:cNvCnPr>
                      <wps:spPr bwMode="auto">
                        <a:xfrm flipH="1">
                          <a:off x="9234" y="15321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7" name="Text Box 65"/>
                      <wps:cNvSpPr txBox="1">
                        <a:spLocks noChangeArrowheads="1"/>
                      </wps:cNvSpPr>
                      <wps:spPr bwMode="auto">
                        <a:xfrm>
                          <a:off x="10497" y="15301"/>
                          <a:ext cx="900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F04C43" w14:textId="4FBB402B" w:rsidR="00B04A18" w:rsidRPr="00A32132" w:rsidRDefault="00A32132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A32132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8" name="Text Box 66"/>
                      <wps:cNvSpPr txBox="1">
                        <a:spLocks noChangeArrowheads="1"/>
                      </wps:cNvSpPr>
                      <wps:spPr bwMode="auto">
                        <a:xfrm>
                          <a:off x="1029" y="15550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FBC247" w14:textId="77777777" w:rsidR="00B04A18" w:rsidRPr="0089696F" w:rsidRDefault="00B04A18" w:rsidP="00890B2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9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182" y="16194"/>
                          <a:ext cx="1603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289996" w14:textId="77777777" w:rsidR="00B04A18" w:rsidRPr="007340C1" w:rsidRDefault="00B04A18" w:rsidP="0089696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0" name="Text Box 102"/>
                      <wps:cNvSpPr txBox="1">
                        <a:spLocks noChangeArrowheads="1"/>
                      </wps:cNvSpPr>
                      <wps:spPr bwMode="auto">
                        <a:xfrm>
                          <a:off x="2148" y="15942"/>
                          <a:ext cx="1420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8BC57" w14:textId="77777777" w:rsidR="00B04A18" w:rsidRPr="000B5F85" w:rsidRDefault="00B04A18" w:rsidP="000B5F85">
                            <w:pPr>
                              <w:ind w:right="-136"/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</w:pPr>
                            <w:r w:rsidRPr="000B5F85"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  <w:t>Брюханова Я.О.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  <wps:wsp>
                      <wps:cNvPr id="441" name="Text Box 69"/>
                      <wps:cNvSpPr txBox="1">
                        <a:spLocks noChangeArrowheads="1"/>
                      </wps:cNvSpPr>
                      <wps:spPr bwMode="auto">
                        <a:xfrm>
                          <a:off x="1112" y="14969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3DE48B" w14:textId="77777777" w:rsidR="00B04A18" w:rsidRPr="00FA2FA3" w:rsidRDefault="00B04A18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Разраб.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2" name="Text Box 70"/>
                      <wps:cNvSpPr txBox="1">
                        <a:spLocks noChangeArrowheads="1"/>
                      </wps:cNvSpPr>
                      <wps:spPr bwMode="auto">
                        <a:xfrm>
                          <a:off x="9544" y="14937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2908F4" w14:textId="77777777" w:rsidR="00B04A18" w:rsidRPr="00BF0749" w:rsidRDefault="00B04A18" w:rsidP="00890B28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3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9635" y="15255"/>
                          <a:ext cx="698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7374FA" w14:textId="77777777" w:rsidR="00B04A18" w:rsidRPr="008421F7" w:rsidRDefault="00B04A18" w:rsidP="00890B28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8421F7">
                              <w:rPr>
                                <w:i/>
                                <w:i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9F74E9" id="Группа 322" o:spid="_x0000_s1234" style="position:absolute;margin-left:-36.2pt;margin-top:15.05pt;width:531.2pt;height:813.25pt;z-index:251669504;mso-position-horizontal-relative:margin;mso-position-vertical-relative:page" coordorigin="1029,321" coordsize="10532,16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">
              <v:rect id="Rectangle 27" o:spid="_x0000_s1235" style="position:absolute;left:1171;top:321;width:10390;height:1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" filled="f" strokeweight="1.75pt"/>
              <v:line id="Line 28" o:spid="_x0000_s1236" style="position:absolute;visibility:visible;mso-wrap-style:square" from="1169,14129" to="11550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" strokeweight="1.75pt"/>
              <v:line id="Line 29" o:spid="_x0000_s1237" style="position:absolute;visibility:visible;mso-wrap-style:square" from="4957,14129" to="4959,1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" strokeweight="1.75pt"/>
              <v:line id="Line 30" o:spid="_x0000_s1238" style="position:absolute;flip:y;visibility:visible;mso-wrap-style:square" from="1163,15932" to="4956,15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" strokeweight="1pt"/>
              <v:line id="Line 31" o:spid="_x0000_s1239" style="position:absolute;visibility:visible;mso-wrap-style:square" from="1200,16225" to="4963,16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4P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ASMD4PxQAAANwAAAAP&#10;AAAAAAAAAAAAAAAAAAcCAABkcnMvZG93bnJldi54bWxQSwUGAAAAAAMAAwC3AAAA+QIAAAAA&#10;" strokeweight="1pt"/>
              <v:line id="Line 32" o:spid="_x0000_s1240" style="position:absolute;visibility:visible;mso-wrap-style:square" from="1623,14154" to="1624,15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" strokeweight="1.75pt"/>
              <v:line id="Line 33" o:spid="_x0000_s1241" style="position:absolute;flip:x;visibility:visible;mso-wrap-style:square" from="2217,14152" to="2218,16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" strokeweight="1.75pt"/>
              <v:line id="Line 34" o:spid="_x0000_s1242" style="position:absolute;flip:x;visibility:visible;mso-wrap-style:square" from="3564,14136" to="3565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" strokeweight="1.75pt"/>
              <v:line id="Line 35" o:spid="_x0000_s1243" style="position:absolute;visibility:visible;mso-wrap-style:square" from="1169,15011" to="11550,15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" strokeweight="1.75pt"/>
              <v:line id="Line 36" o:spid="_x0000_s1244" style="position:absolute;flip:y;visibility:visible;mso-wrap-style:square" from="1175,15633" to="4969,1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" strokeweight="1pt"/>
              <v:line id="Line 37" o:spid="_x0000_s1245" style="position:absolute;visibility:visible;mso-wrap-style:square" from="1182,15301" to="4976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<v:line id="Line 38" o:spid="_x0000_s1246" style="position:absolute;flip:y;visibility:visible;mso-wrap-style:square" from="1169,14425" to="4947,14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" strokeweight="1pt"/>
              <v:line id="Line 39" o:spid="_x0000_s1247" style="position:absolute;visibility:visible;mso-wrap-style:square" from="1169,14717" to="4963,14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" strokeweight="1.75pt"/>
              <v:line id="Line 40" o:spid="_x0000_s1248" style="position:absolute;flip:y;visibility:visible;mso-wrap-style:square" from="8632,15010" to="8632,16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" strokeweight="1.75pt"/>
              <v:line id="Line 41" o:spid="_x0000_s1249" style="position:absolute;visibility:visible;mso-wrap-style:square" from="8632,15305" to="11559,15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" strokeweight="1.75pt"/>
              <v:line id="Line 42" o:spid="_x0000_s1250" style="position:absolute;visibility:visible;mso-wrap-style:square" from="8634,15617" to="11561,15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" strokeweight="1.75pt"/>
              <v:line id="Line 43" o:spid="_x0000_s1251" style="position:absolute;flip:x;visibility:visible;mso-wrap-style:square" from="9509,15011" to="9510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" strokeweight="1.75pt"/>
              <v:line id="Line 44" o:spid="_x0000_s1252" style="position:absolute;flip:x;visibility:visible;mso-wrap-style:square" from="10385,15011" to="10388,15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" strokeweight="1.7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253" type="#_x0000_t202" style="position:absolute;left:1047;top:15917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" filled="f" stroked="f">
                <v:textbox>
                  <w:txbxContent>
                    <w:p w14:paraId="44BBC182" w14:textId="77777777" w:rsidR="00B04A18" w:rsidRPr="000B5F85" w:rsidRDefault="00B04A18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Pr="000B5F85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Утв.</w:t>
                      </w:r>
                    </w:p>
                  </w:txbxContent>
                </v:textbox>
              </v:shape>
              <v:shape id="Text Box 46" o:spid="_x0000_s1254" type="#_x0000_t202" style="position:absolute;left:1113;top:15276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YMk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aPBFJ5n4hGQiwcAAAD//wMAUEsBAi0AFAAGAAgAAAAhANvh9svuAAAAhQEAABMAAAAAAAAAAAAA&#10;AAAAAAAAAFtDb250ZW50X1R5cGVzXS54bWxQSwECLQAUAAYACAAAACEAWvQsW78AAAAVAQAACwAA&#10;AAAAAAAAAAAAAAAfAQAAX3JlbHMvLnJlbHNQSwECLQAUAAYACAAAACEAld2DJMMAAADcAAAADwAA&#10;AAAAAAAAAAAAAAAHAgAAZHJzL2Rvd25yZXYueG1sUEsFBgAAAAADAAMAtwAAAPcCAAAAAA==&#10;" filled="f" stroked="f">
                <v:textbox>
                  <w:txbxContent>
                    <w:p w14:paraId="590E486C" w14:textId="77777777" w:rsidR="00B04A18" w:rsidRPr="00FA2FA3" w:rsidRDefault="00B04A18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Пров.</w:t>
                      </w:r>
                    </w:p>
                  </w:txbxContent>
                </v:textbox>
              </v:shape>
              <v:shape id="Text Box 47" o:spid="_x0000_s1255" type="#_x0000_t202" style="position:absolute;left:1081;top:14674;width:731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+AE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T58Uw8AnJ9AwAA//8DAFBLAQItABQABgAIAAAAIQDb4fbL7gAAAIUBAAATAAAAAAAAAAAAAAAA&#10;AAAAAABbQ29udGVudF9UeXBlc10ueG1sUEsBAi0AFAAGAAgAAAAhAFr0LFu/AAAAFQEAAAsAAAAA&#10;AAAAAAAAAAAAHwEAAF9yZWxzLy5yZWxzUEsBAi0AFAAGAAgAAAAhAMqL4ATBAAAA3AAAAA8AAAAA&#10;AAAAAAAAAAAABwIAAGRycy9kb3ducmV2LnhtbFBLBQYAAAAAAwADALcAAAD1AgAAAAA=&#10;" filled="f" stroked="f">
                <v:textbox>
                  <w:txbxContent>
                    <w:p w14:paraId="72A9BF13" w14:textId="77777777" w:rsidR="00B04A18" w:rsidRPr="00FA2FA3" w:rsidRDefault="00B04A18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Text Box 48" o:spid="_x0000_s1256" type="#_x0000_t202" style="position:absolute;left:1547;top:14677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0Wf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uUjg90w8AnL3AwAA//8DAFBLAQItABQABgAIAAAAIQDb4fbL7gAAAIUBAAATAAAAAAAAAAAA&#10;AAAAAAAAAABbQ29udGVudF9UeXBlc10ueG1sUEsBAi0AFAAGAAgAAAAhAFr0LFu/AAAAFQEAAAsA&#10;AAAAAAAAAAAAAAAAHwEAAF9yZWxzLy5yZWxzUEsBAi0AFAAGAAgAAAAhAKXHRZ/EAAAA3AAAAA8A&#10;AAAAAAAAAAAAAAAABwIAAGRycy9kb3ducmV2LnhtbFBLBQYAAAAAAwADALcAAAD4AgAAAAA=&#10;" filled="f" stroked="f">
                <v:textbox>
                  <w:txbxContent>
                    <w:p w14:paraId="1FD4DD4A" w14:textId="77777777" w:rsidR="00B04A18" w:rsidRPr="00FA2FA3" w:rsidRDefault="00B04A18" w:rsidP="00890B28">
                      <w:pPr>
                        <w:pStyle w:val="7"/>
                        <w:spacing w:before="0" w:after="0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49" o:spid="_x0000_s1257" type="#_x0000_t202" style="position:absolute;left:2138;top:14674;width:1628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dvo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omaQp/Z+IRkKtfAAAA//8DAFBLAQItABQABgAIAAAAIQDb4fbL7gAAAIUBAAATAAAAAAAAAAAA&#10;AAAAAAAAAABbQ29udGVudF9UeXBlc10ueG1sUEsBAi0AFAAGAAgAAAAhAFr0LFu/AAAAFQEAAAsA&#10;AAAAAAAAAAAAAAAAHwEAAF9yZWxzLy5yZWxzUEsBAi0AFAAGAAgAAAAhAFUV2+jEAAAA3AAAAA8A&#10;AAAAAAAAAAAAAAAABwIAAGRycy9kb3ducmV2LnhtbFBLBQYAAAAAAwADALcAAAD4AgAAAAA=&#10;" filled="f" stroked="f">
                <v:textbox>
                  <w:txbxContent>
                    <w:p w14:paraId="03D478C9" w14:textId="77777777" w:rsidR="00B04A18" w:rsidRPr="00FA2FA3" w:rsidRDefault="00B04A18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  <w:t>№ документа</w:t>
                      </w:r>
                    </w:p>
                  </w:txbxContent>
                </v:textbox>
              </v:shape>
              <v:shape id="Text Box 50" o:spid="_x0000_s1258" type="#_x0000_t202" style="position:absolute;left:3675;top:14705;width:1170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X5z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" filled="f" stroked="f">
                <v:textbox>
                  <w:txbxContent>
                    <w:p w14:paraId="3CBA0AFF" w14:textId="77777777" w:rsidR="00B04A18" w:rsidRPr="00FA2FA3" w:rsidRDefault="00B04A18" w:rsidP="0089696F">
                      <w:pPr>
                        <w:pStyle w:val="7"/>
                        <w:spacing w:before="0" w:after="0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i/>
                          <w:iCs/>
                          <w:sz w:val="16"/>
                          <w:szCs w:val="16"/>
                        </w:rPr>
                        <w:t>Подп</w:t>
                      </w:r>
                    </w:p>
                  </w:txbxContent>
                </v:textbox>
              </v:shape>
              <v:shape id="Text Box 51" o:spid="_x0000_s1259" type="#_x0000_t202" style="position:absolute;left:4358;top:14684;width:732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YH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mqRwOxOPgFxeAQAA//8DAFBLAQItABQABgAIAAAAIQDb4fbL7gAAAIUBAAATAAAAAAAAAAAA&#10;AAAAAAAAAABbQ29udGVudF9UeXBlc10ueG1sUEsBAi0AFAAGAAgAAAAhAFr0LFu/AAAAFQEAAAsA&#10;AAAAAAAAAAAAAAAAHwEAAF9yZWxzLy5yZWxzUEsBAi0AFAAGAAgAAAAhALWw5gfEAAAA3AAAAA8A&#10;AAAAAAAAAAAAAAAABwIAAGRycy9kb3ducmV2LnhtbFBLBQYAAAAAAwADALcAAAD4AgAAAAA=&#10;" filled="f" stroked="f">
                <v:textbox>
                  <w:txbxContent>
                    <w:p w14:paraId="0EA24272" w14:textId="77777777" w:rsidR="00B04A18" w:rsidRPr="00FA2FA3" w:rsidRDefault="00B04A18" w:rsidP="00890B28">
                      <w:pPr>
                        <w:pStyle w:val="7"/>
                        <w:spacing w:before="0" w:after="0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i/>
                          <w:iCs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shape>
              <v:shape id="Text Box 52" o:spid="_x0000_s1260" type="#_x0000_t202" style="position:absolute;left:9550;top:14962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EO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Yp7C7Uw8AnL1BwAA//8DAFBLAQItABQABgAIAAAAIQDb4fbL7gAAAIUBAAATAAAAAAAAAAAA&#10;AAAAAAAAAABbQ29udGVudF9UeXBlc10ueG1sUEsBAi0AFAAGAAgAAAAhAFr0LFu/AAAAFQEAAAsA&#10;AAAAAAAAAAAAAAAAHwEAAF9yZWxzLy5yZWxzUEsBAi0AFAAGAAgAAAAhANr8Q5zEAAAA3AAAAA8A&#10;AAAAAAAAAAAAAAAABwIAAGRycy9kb3ducmV2LnhtbFBLBQYAAAAAAwADALcAAAD4AgAAAAA=&#10;" filled="f" stroked="f">
                <v:textbox>
                  <w:txbxContent>
                    <w:p w14:paraId="6515CA6A" w14:textId="77777777" w:rsidR="00B04A18" w:rsidRDefault="00B04A18" w:rsidP="00890B28">
                      <w:pPr>
                        <w:pStyle w:val="7"/>
                      </w:pPr>
                      <w:r>
                        <w:t>Лист</w:t>
                      </w:r>
                    </w:p>
                  </w:txbxContent>
                </v:textbox>
              </v:shape>
              <v:shape id="Text Box 53" o:spid="_x0000_s1261" type="#_x0000_t202" style="position:absolute;left:10428;top:14941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t3r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aPhBJ5n4hGQswcAAAD//wMAUEsBAi0AFAAGAAgAAAAhANvh9svuAAAAhQEAABMAAAAAAAAAAAAA&#10;AAAAAAAAAFtDb250ZW50X1R5cGVzXS54bWxQSwECLQAUAAYACAAAACEAWvQsW78AAAAVAQAACwAA&#10;AAAAAAAAAAAAAAAfAQAAX3JlbHMvLnJlbHNQSwECLQAUAAYACAAAACEAKi7d68MAAADcAAAADwAA&#10;AAAAAAAAAAAAAAAHAgAAZHJzL2Rvd25yZXYueG1sUEsFBgAAAAADAAMAtwAAAPcCAAAAAA==&#10;" filled="f" stroked="f">
                <v:textbox>
                  <w:txbxContent>
                    <w:p w14:paraId="65BE01D4" w14:textId="77777777" w:rsidR="00B04A18" w:rsidRPr="00740BE7" w:rsidRDefault="00B04A18" w:rsidP="00890B28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740BE7">
                        <w:rPr>
                          <w:sz w:val="16"/>
                          <w:szCs w:val="16"/>
                        </w:rPr>
                        <w:t>Листов</w:t>
                      </w:r>
                    </w:p>
                  </w:txbxContent>
                </v:textbox>
              </v:shape>
              <v:shape id="Text Box 54" o:spid="_x0000_s1262" type="#_x0000_t202" style="position:absolute;left:8623;top:14971;width:1024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hw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3TyTs8zsQjIJd3AAAA//8DAFBLAQItABQABgAIAAAAIQDb4fbL7gAAAIUBAAATAAAAAAAAAAAA&#10;AAAAAAAAAABbQ29udGVudF9UeXBlc10ueG1sUEsBAi0AFAAGAAgAAAAhAFr0LFu/AAAAFQEAAAsA&#10;AAAAAAAAAAAAAAAAHwEAAF9yZWxzLy5yZWxzUEsBAi0AFAAGAAgAAAAhAEVieHDEAAAA3AAAAA8A&#10;AAAAAAAAAAAAAAAABwIAAGRycy9kb3ducmV2LnhtbFBLBQYAAAAAAwADALcAAAD4AgAAAAA=&#10;" filled="f" stroked="f">
                <v:textbox>
                  <w:txbxContent>
                    <w:p w14:paraId="04D38EEE" w14:textId="77777777" w:rsidR="00B04A18" w:rsidRPr="00BF0749" w:rsidRDefault="00B04A18" w:rsidP="00890B2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Лит.</w:t>
                      </w:r>
                    </w:p>
                  </w:txbxContent>
                </v:textbox>
              </v:shape>
              <v:shape id="Text Box 55" o:spid="_x0000_s1263" type="#_x0000_t202" style="position:absolute;left:9480;top:15685;width:1245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ew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S18Uw8AnJ9AwAA//8DAFBLAQItABQABgAIAAAAIQDb4fbL7gAAAIUBAAATAAAAAAAAAAAAAAAA&#10;AAAAAABbQ29udGVudF9UeXBlc10ueG1sUEsBAi0AFAAGAAgAAAAhAFr0LFu/AAAAFQEAAAsAAAAA&#10;AAAAAAAAAAAAHwEAAF9yZWxzLy5yZWxzUEsBAi0AFAAGAAgAAAAhADT97ALBAAAA3AAAAA8AAAAA&#10;AAAAAAAAAAAABwIAAGRycy9kb3ducmV2LnhtbFBLBQYAAAAAAwADALcAAAD1AgAAAAA=&#10;" filled="f" stroked="f">
                <v:textbox>
                  <w:txbxContent>
                    <w:p w14:paraId="138FC63C" w14:textId="77777777" w:rsidR="00B04A18" w:rsidRPr="00FA2FA3" w:rsidRDefault="00B04A18" w:rsidP="00FA2FA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ИС-302</w:t>
                      </w:r>
                    </w:p>
                  </w:txbxContent>
                </v:textbox>
              </v:shape>
              <v:shape id="Text Box 56" o:spid="_x0000_s1264" type="#_x0000_t202" style="position:absolute;left:4980;top:14245;width:6465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mZ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dzA75l4BGT6AwAA//8DAFBLAQItABQABgAIAAAAIQDb4fbL7gAAAIUBAAATAAAAAAAAAAAA&#10;AAAAAAAAAABbQ29udGVudF9UeXBlc10ueG1sUEsBAi0AFAAGAAgAAAAhAFr0LFu/AAAAFQEAAAsA&#10;AAAAAAAAAAAAAAAAHwEAAF9yZWxzLy5yZWxzUEsBAi0AFAAGAAgAAAAhAFuxSZnEAAAA3AAAAA8A&#10;AAAAAAAAAAAAAAAABwIAAGRycy9kb3ducmV2LnhtbFBLBQYAAAAAAwADALcAAAD4AgAAAAA=&#10;" filled="f" stroked="f">
                <v:textbox>
                  <w:txbxContent>
                    <w:p w14:paraId="68994C35" w14:textId="77777777" w:rsidR="00B04A18" w:rsidRPr="005F62F9" w:rsidRDefault="00B04A18" w:rsidP="005F62F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ЮУМК.09.02.07.001.</w:t>
                      </w:r>
                      <w:r w:rsidRPr="001323B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05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Pr="00BF074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ПЗ</w:t>
                      </w:r>
                    </w:p>
                    <w:p w14:paraId="5C0D7ACC" w14:textId="77777777" w:rsidR="00B04A18" w:rsidRPr="00F40653" w:rsidRDefault="00B04A18" w:rsidP="00890B28">
                      <w:pPr>
                        <w:rPr>
                          <w:rFonts w:ascii="GOST type B" w:hAnsi="GOST type B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  <v:shape id="Text Box 57" o:spid="_x0000_s1265" type="#_x0000_t202" style="position:absolute;left:2138;top:14965;width:1405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nbZ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OD+eiUdArp8AAAD//wMAUEsBAi0AFAAGAAgAAAAhANvh9svuAAAAhQEAABMAAAAAAAAAAAAAAAAA&#10;AAAAAFtDb250ZW50X1R5cGVzXS54bWxQSwECLQAUAAYACAAAACEAWvQsW78AAAAVAQAACwAAAAAA&#10;AAAAAAAAAAAfAQAAX3JlbHMvLnJlbHNQSwECLQAUAAYACAAAACEAT1J22cAAAADcAAAADwAAAAAA&#10;AAAAAAAAAAAHAgAAZHJzL2Rvd25yZXYueG1sUEsFBgAAAAADAAMAtwAAAPQCAAAAAA==&#10;" filled="f" stroked="f">
                <v:textbox>
                  <w:txbxContent>
                    <w:p w14:paraId="2EB5FFF7" w14:textId="77777777" w:rsidR="00B04A18" w:rsidRPr="001323BB" w:rsidRDefault="00B04A18" w:rsidP="00132B6B">
                      <w:pPr>
                        <w:ind w:right="-136"/>
                        <w:rPr>
                          <w:rFonts w:ascii="Times New Roman" w:hAnsi="Times New Roman" w:cs="Times New Roman"/>
                          <w:iCs/>
                          <w:sz w:val="18"/>
                          <w:szCs w:val="18"/>
                        </w:rPr>
                      </w:pPr>
                      <w:r w:rsidRPr="001323BB">
                        <w:rPr>
                          <w:rFonts w:ascii="Times New Roman" w:hAnsi="Times New Roman" w:cs="Times New Roman"/>
                          <w:iCs/>
                          <w:sz w:val="18"/>
                          <w:szCs w:val="18"/>
                        </w:rPr>
                        <w:t>Вильгаук А. А.</w:t>
                      </w:r>
                    </w:p>
                  </w:txbxContent>
                </v:textbox>
              </v:shape>
              <v:shape id="Text Box 111" o:spid="_x0000_s1266" type="#_x0000_t202" style="position:absolute;left:2170;top:15286;width:1505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tNC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3T1zHcz8QjIFc3AAAA//8DAFBLAQItABQABgAIAAAAIQDb4fbL7gAAAIUBAAATAAAAAAAAAAAA&#10;AAAAAAAAAABbQ29udGVudF9UeXBlc10ueG1sUEsBAi0AFAAGAAgAAAAhAFr0LFu/AAAAFQEAAAsA&#10;AAAAAAAAAAAAAAAAHwEAAF9yZWxzLy5yZWxzUEsBAi0AFAAGAAgAAAAhACAe00LEAAAA3AAAAA8A&#10;AAAAAAAAAAAAAAAABwIAAGRycy9kb3ducmV2LnhtbFBLBQYAAAAAAwADALcAAAD4AgAAAAA=&#10;" filled="f" stroked="f">
                <v:textbox>
                  <w:txbxContent>
                    <w:p w14:paraId="29FD6357" w14:textId="77777777" w:rsidR="00B04A18" w:rsidRPr="00132B6B" w:rsidRDefault="00B04A18" w:rsidP="00132B6B">
                      <w:pPr>
                        <w:ind w:right="-188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Мигуля Н.А.</w:t>
                      </w:r>
                    </w:p>
                    <w:p w14:paraId="78D8C29D" w14:textId="77777777" w:rsidR="00B04A18" w:rsidRPr="00BF0749" w:rsidRDefault="00B04A18" w:rsidP="00890B2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9" o:spid="_x0000_s1267" type="#_x0000_t202" style="position:absolute;left:4980;top:15017;width:3703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E01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" filled="f" stroked="f">
                <v:textbox>
                  <w:txbxContent>
                    <w:p w14:paraId="0AF4B128" w14:textId="77777777" w:rsidR="00B04A18" w:rsidRPr="001323BB" w:rsidRDefault="00B04A18" w:rsidP="00890B28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1323B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Разработка сайта по продаже изделий ручной работы</w:t>
                      </w:r>
                    </w:p>
                  </w:txbxContent>
                </v:textbox>
              </v:shape>
              <v:shape id="Text Box 60" o:spid="_x0000_s1268" type="#_x0000_t202" style="position:absolute;left:8686;top:15255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" filled="f" stroked="f">
                <v:textbox>
                  <w:txbxContent>
                    <w:p w14:paraId="04B6FC6E" w14:textId="77777777" w:rsidR="00B04A18" w:rsidRPr="008421F7" w:rsidRDefault="00B04A18" w:rsidP="00890B28">
                      <w:pPr>
                        <w:pStyle w:val="7"/>
                        <w:spacing w:before="0" w:after="0"/>
                        <w:jc w:val="center"/>
                        <w:rPr>
                          <w:i/>
                          <w:iCs/>
                        </w:rPr>
                      </w:pPr>
                      <w:r>
                        <w:rPr>
                          <w:i/>
                          <w:iCs/>
                        </w:rPr>
                        <w:t>К</w:t>
                      </w:r>
                    </w:p>
                  </w:txbxContent>
                </v:textbox>
              </v:shape>
              <v:line id="Line 61" o:spid="_x0000_s1269" style="position:absolute;visibility:visible;mso-wrap-style:square" from="4418,14128" to="4418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" strokeweight="1.75pt"/>
              <v:line id="Line 63" o:spid="_x0000_s1270" style="position:absolute;flip:x;visibility:visible;mso-wrap-style:square" from="8940,15325" to="8940,1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" strokeweight="1pt"/>
              <v:line id="Line 64" o:spid="_x0000_s1271" style="position:absolute;flip:x;visibility:visible;mso-wrap-style:square" from="9234,15321" to="9234,15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" strokeweight="1pt"/>
              <v:shape id="Text Box 65" o:spid="_x0000_s1272" type="#_x0000_t202" style="position:absolute;left:10497;top:15301;width:900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6t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D9zH8n4lHQM7uAAAA//8DAFBLAQItABQABgAIAAAAIQDb4fbL7gAAAIUBAAATAAAAAAAAAAAA&#10;AAAAAAAAAABbQ29udGVudF9UeXBlc10ueG1sUEsBAi0AFAAGAAgAAAAhAFr0LFu/AAAAFQEAAAsA&#10;AAAAAAAAAAAAAAAAHwEAAF9yZWxzLy5yZWxzUEsBAi0AFAAGAAgAAAAhAMC77q3EAAAA3AAAAA8A&#10;AAAAAAAAAAAAAAAABwIAAGRycy9kb3ducmV2LnhtbFBLBQYAAAAAAwADALcAAAD4AgAAAAA=&#10;" filled="f" stroked="f">
                <v:textbox>
                  <w:txbxContent>
                    <w:p w14:paraId="1BF04C43" w14:textId="4FBB402B" w:rsidR="00B04A18" w:rsidRPr="00A32132" w:rsidRDefault="00A32132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 w:rsidRPr="00A32132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31</w:t>
                      </w:r>
                    </w:p>
                  </w:txbxContent>
                </v:textbox>
              </v:shape>
              <v:shape id="Text Box 66" o:spid="_x0000_s1273" type="#_x0000_t202" style="position:absolute;left:1029;top:15550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rf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uDaeiUdArp8AAAD//wMAUEsBAi0AFAAGAAgAAAAhANvh9svuAAAAhQEAABMAAAAAAAAAAAAAAAAA&#10;AAAAAFtDb250ZW50X1R5cGVzXS54bWxQSwECLQAUAAYACAAAACEAWvQsW78AAAAVAQAACwAAAAAA&#10;AAAAAAAAAAAfAQAAX3JlbHMvLnJlbHNQSwECLQAUAAYACAAAACEAsSR638AAAADcAAAADwAAAAAA&#10;AAAAAAAAAAAHAgAAZHJzL2Rvd25yZXYueG1sUEsFBgAAAAADAAMAtwAAAPQCAAAAAA==&#10;" filled="f" stroked="f">
                <v:textbox>
                  <w:txbxContent>
                    <w:p w14:paraId="62FBC247" w14:textId="77777777" w:rsidR="00B04A18" w:rsidRPr="0089696F" w:rsidRDefault="00B04A18" w:rsidP="00890B2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  <v:shape id="Text Box 67" o:spid="_x0000_s1274" type="#_x0000_t202" style="position:absolute;left:1182;top:16194;width:1603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<v:textbox>
                  <w:txbxContent>
                    <w:p w14:paraId="48289996" w14:textId="77777777" w:rsidR="00B04A18" w:rsidRPr="007340C1" w:rsidRDefault="00B04A18" w:rsidP="0089696F">
                      <w:pP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  <v:shape id="Text Box 102" o:spid="_x0000_s1275" type="#_x0000_t202" style="position:absolute;left:2148;top:15942;width:1420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" filled="f" stroked="f">
                <v:textbox inset=",0,,0">
                  <w:txbxContent>
                    <w:p w14:paraId="7C78BC57" w14:textId="77777777" w:rsidR="00B04A18" w:rsidRPr="000B5F85" w:rsidRDefault="00B04A18" w:rsidP="000B5F85">
                      <w:pPr>
                        <w:ind w:right="-136"/>
                        <w:rPr>
                          <w:rFonts w:ascii="Times New Roman" w:hAnsi="Times New Roman" w:cs="Times New Roman"/>
                          <w:iCs/>
                          <w:sz w:val="18"/>
                          <w:szCs w:val="18"/>
                        </w:rPr>
                      </w:pPr>
                      <w:r w:rsidRPr="000B5F85">
                        <w:rPr>
                          <w:rFonts w:ascii="Times New Roman" w:hAnsi="Times New Roman" w:cs="Times New Roman"/>
                          <w:iCs/>
                          <w:sz w:val="18"/>
                          <w:szCs w:val="18"/>
                        </w:rPr>
                        <w:t>Брюханова Я.О.</w:t>
                      </w:r>
                    </w:p>
                  </w:txbxContent>
                </v:textbox>
              </v:shape>
              <v:shape id="Text Box 69" o:spid="_x0000_s1276" type="#_x0000_t202" style="position:absolute;left:1112;top:14969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" filled="f" stroked="f">
                <v:textbox>
                  <w:txbxContent>
                    <w:p w14:paraId="743DE48B" w14:textId="77777777" w:rsidR="00B04A18" w:rsidRPr="00FA2FA3" w:rsidRDefault="00B04A18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Разраб.</w:t>
                      </w:r>
                    </w:p>
                  </w:txbxContent>
                </v:textbox>
              </v:shape>
              <v:shape id="Text Box 70" o:spid="_x0000_s1277" type="#_x0000_t202" style="position:absolute;left:9544;top:14937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j5I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miZwOxOPgFxeAQAA//8DAFBLAQItABQABgAIAAAAIQDb4fbL7gAAAIUBAAATAAAAAAAAAAAA&#10;AAAAAAAAAABbQ29udGVudF9UeXBlc10ueG1sUEsBAi0AFAAGAAgAAAAhAFr0LFu/AAAAFQEAAAsA&#10;AAAAAAAAAAAAAAAAHwEAAF9yZWxzLy5yZWxzUEsBAi0AFAAGAAgAAAAhAIjKPkjEAAAA3AAAAA8A&#10;AAAAAAAAAAAAAAAABwIAAGRycy9kb3ducmV2LnhtbFBLBQYAAAAAAwADALcAAAD4AgAAAAA=&#10;" filled="f" stroked="f">
                <v:textbox>
                  <w:txbxContent>
                    <w:p w14:paraId="0E2908F4" w14:textId="77777777" w:rsidR="00B04A18" w:rsidRPr="00BF0749" w:rsidRDefault="00B04A18" w:rsidP="00890B28">
                      <w:pPr>
                        <w:pStyle w:val="7"/>
                        <w:spacing w:before="0" w:after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71" o:spid="_x0000_s1278" type="#_x0000_t202" style="position:absolute;left:9635;top:15255;width:698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vT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MhSSbwOBOPgFz+AQAA//8DAFBLAQItABQABgAIAAAAIQDb4fbL7gAAAIUBAAATAAAAAAAAAAAA&#10;AAAAAAAAAABbQ29udGVudF9UeXBlc10ueG1sUEsBAi0AFAAGAAgAAAAhAFr0LFu/AAAAFQEAAAsA&#10;AAAAAAAAAAAAAAAAHwEAAF9yZWxzLy5yZWxzUEsBAi0AFAAGAAgAAAAhAOeGm9PEAAAA3AAAAA8A&#10;AAAAAAAAAAAAAAAABwIAAGRycy9kb3ducmV2LnhtbFBLBQYAAAAAAwADALcAAAD4AgAAAAA=&#10;" filled="f" stroked="f">
                <v:textbox>
                  <w:txbxContent>
                    <w:p w14:paraId="2C7374FA" w14:textId="77777777" w:rsidR="00B04A18" w:rsidRPr="008421F7" w:rsidRDefault="00B04A18" w:rsidP="00890B28">
                      <w:pPr>
                        <w:pStyle w:val="7"/>
                        <w:spacing w:before="0" w:after="0"/>
                        <w:jc w:val="center"/>
                        <w:rPr>
                          <w:i/>
                          <w:iCs/>
                        </w:rPr>
                      </w:pPr>
                      <w:r w:rsidRPr="008421F7">
                        <w:rPr>
                          <w:i/>
                          <w:iCs/>
                        </w:rPr>
                        <w:t>3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C9F71" w14:textId="77777777" w:rsidR="00B04A18" w:rsidRDefault="00B04A1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2EA52F5" wp14:editId="127D3CE0">
              <wp:simplePos x="0" y="0"/>
              <wp:positionH relativeFrom="page">
                <wp:posOffset>657225</wp:posOffset>
              </wp:positionH>
              <wp:positionV relativeFrom="page">
                <wp:posOffset>152400</wp:posOffset>
              </wp:positionV>
              <wp:extent cx="6687820" cy="10172700"/>
              <wp:effectExtent l="0" t="19050" r="17780" b="0"/>
              <wp:wrapNone/>
              <wp:docPr id="28" name="Группа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7820" cy="10172700"/>
                        <a:chOff x="1029" y="321"/>
                        <a:chExt cx="10532" cy="16315"/>
                      </a:xfrm>
                    </wpg:grpSpPr>
                    <wps:wsp>
                      <wps:cNvPr id="30" name="Rectangle 27"/>
                      <wps:cNvSpPr>
                        <a:spLocks noChangeArrowheads="1"/>
                      </wps:cNvSpPr>
                      <wps:spPr bwMode="auto">
                        <a:xfrm>
                          <a:off x="1171" y="321"/>
                          <a:ext cx="10390" cy="1622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Line 28"/>
                      <wps:cNvCnPr>
                        <a:cxnSpLocks noChangeShapeType="1"/>
                      </wps:cNvCnPr>
                      <wps:spPr bwMode="auto">
                        <a:xfrm>
                          <a:off x="1169" y="14129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29"/>
                      <wps:cNvCnPr>
                        <a:cxnSpLocks noChangeShapeType="1"/>
                      </wps:cNvCnPr>
                      <wps:spPr bwMode="auto">
                        <a:xfrm>
                          <a:off x="4957" y="14129"/>
                          <a:ext cx="2" cy="239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30"/>
                      <wps:cNvCnPr>
                        <a:cxnSpLocks noChangeShapeType="1"/>
                      </wps:cNvCnPr>
                      <wps:spPr bwMode="auto">
                        <a:xfrm flipV="1">
                          <a:off x="1163" y="15932"/>
                          <a:ext cx="3793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31"/>
                      <wps:cNvCnPr>
                        <a:cxnSpLocks noChangeShapeType="1"/>
                      </wps:cNvCnPr>
                      <wps:spPr bwMode="auto">
                        <a:xfrm>
                          <a:off x="1200" y="16225"/>
                          <a:ext cx="3763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32"/>
                      <wps:cNvCnPr>
                        <a:cxnSpLocks noChangeShapeType="1"/>
                      </wps:cNvCnPr>
                      <wps:spPr bwMode="auto">
                        <a:xfrm>
                          <a:off x="1623" y="14154"/>
                          <a:ext cx="1" cy="85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33"/>
                      <wps:cNvCnPr>
                        <a:cxnSpLocks noChangeShapeType="1"/>
                      </wps:cNvCnPr>
                      <wps:spPr bwMode="auto">
                        <a:xfrm flipH="1">
                          <a:off x="2217" y="14152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34"/>
                      <wps:cNvCnPr>
                        <a:cxnSpLocks noChangeShapeType="1"/>
                      </wps:cNvCnPr>
                      <wps:spPr bwMode="auto">
                        <a:xfrm flipH="1">
                          <a:off x="3564" y="14136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35"/>
                      <wps:cNvCnPr>
                        <a:cxnSpLocks noChangeShapeType="1"/>
                      </wps:cNvCnPr>
                      <wps:spPr bwMode="auto">
                        <a:xfrm>
                          <a:off x="1169" y="15011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36"/>
                      <wps:cNvCnPr>
                        <a:cxnSpLocks noChangeShapeType="1"/>
                      </wps:cNvCnPr>
                      <wps:spPr bwMode="auto">
                        <a:xfrm flipV="1">
                          <a:off x="1175" y="15633"/>
                          <a:ext cx="3794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37"/>
                      <wps:cNvCnPr>
                        <a:cxnSpLocks noChangeShapeType="1"/>
                      </wps:cNvCnPr>
                      <wps:spPr bwMode="auto">
                        <a:xfrm>
                          <a:off x="1182" y="15301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38"/>
                      <wps:cNvCnPr>
                        <a:cxnSpLocks noChangeShapeType="1"/>
                      </wps:cNvCnPr>
                      <wps:spPr bwMode="auto">
                        <a:xfrm flipV="1">
                          <a:off x="1169" y="14425"/>
                          <a:ext cx="3778" cy="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39"/>
                      <wps:cNvCnPr>
                        <a:cxnSpLocks noChangeShapeType="1"/>
                      </wps:cNvCnPr>
                      <wps:spPr bwMode="auto">
                        <a:xfrm>
                          <a:off x="1169" y="14717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40"/>
                      <wps:cNvCnPr>
                        <a:cxnSpLocks noChangeShapeType="1"/>
                      </wps:cNvCnPr>
                      <wps:spPr bwMode="auto">
                        <a:xfrm flipV="1">
                          <a:off x="8632" y="15010"/>
                          <a:ext cx="0" cy="152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41"/>
                      <wps:cNvCnPr>
                        <a:cxnSpLocks noChangeShapeType="1"/>
                      </wps:cNvCnPr>
                      <wps:spPr bwMode="auto">
                        <a:xfrm>
                          <a:off x="8632" y="15305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42"/>
                      <wps:cNvCnPr>
                        <a:cxnSpLocks noChangeShapeType="1"/>
                      </wps:cNvCnPr>
                      <wps:spPr bwMode="auto">
                        <a:xfrm>
                          <a:off x="8634" y="15617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43"/>
                      <wps:cNvCnPr>
                        <a:cxnSpLocks noChangeShapeType="1"/>
                      </wps:cNvCnPr>
                      <wps:spPr bwMode="auto">
                        <a:xfrm flipH="1">
                          <a:off x="9509" y="15011"/>
                          <a:ext cx="1" cy="603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44"/>
                      <wps:cNvCnPr>
                        <a:cxnSpLocks noChangeShapeType="1"/>
                      </wps:cNvCnPr>
                      <wps:spPr bwMode="auto">
                        <a:xfrm flipH="1">
                          <a:off x="10385" y="15011"/>
                          <a:ext cx="3" cy="59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1047" y="15917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2CA811" w14:textId="77777777" w:rsidR="00B04A18" w:rsidRPr="007340C1" w:rsidRDefault="00B04A18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Н. контр</w:t>
                            </w: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" name="Text Box 46"/>
                      <wps:cNvSpPr txBox="1">
                        <a:spLocks noChangeArrowheads="1"/>
                      </wps:cNvSpPr>
                      <wps:spPr bwMode="auto">
                        <a:xfrm>
                          <a:off x="1113" y="15276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972705" w14:textId="77777777" w:rsidR="00B04A18" w:rsidRPr="007340C1" w:rsidRDefault="00B04A18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ПроверилПроверил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1" name="Text Box 47"/>
                      <wps:cNvSpPr txBox="1">
                        <a:spLocks noChangeArrowheads="1"/>
                      </wps:cNvSpPr>
                      <wps:spPr bwMode="auto">
                        <a:xfrm>
                          <a:off x="1081" y="14674"/>
                          <a:ext cx="731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2EB645" w14:textId="77777777" w:rsidR="00B04A18" w:rsidRPr="00BF0749" w:rsidRDefault="00B04A18" w:rsidP="002B088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2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1547" y="14677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122B1F" w14:textId="77777777" w:rsidR="00B04A18" w:rsidRPr="00BF0749" w:rsidRDefault="00B04A18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" name="Text Box 49"/>
                      <wps:cNvSpPr txBox="1">
                        <a:spLocks noChangeArrowheads="1"/>
                      </wps:cNvSpPr>
                      <wps:spPr bwMode="auto">
                        <a:xfrm>
                          <a:off x="2138" y="14674"/>
                          <a:ext cx="1628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38543" w14:textId="77777777" w:rsidR="00B04A18" w:rsidRPr="00BF0749" w:rsidRDefault="00B04A18" w:rsidP="002B088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" name="Text Box 50"/>
                      <wps:cNvSpPr txBox="1">
                        <a:spLocks noChangeArrowheads="1"/>
                      </wps:cNvSpPr>
                      <wps:spPr bwMode="auto">
                        <a:xfrm>
                          <a:off x="3532" y="14705"/>
                          <a:ext cx="1170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996556" w14:textId="77777777" w:rsidR="00B04A18" w:rsidRPr="00BF0749" w:rsidRDefault="00B04A18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Text Box 51"/>
                      <wps:cNvSpPr txBox="1">
                        <a:spLocks noChangeArrowheads="1"/>
                      </wps:cNvSpPr>
                      <wps:spPr bwMode="auto">
                        <a:xfrm>
                          <a:off x="4358" y="14684"/>
                          <a:ext cx="732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1D73F8" w14:textId="77777777" w:rsidR="00B04A18" w:rsidRPr="00BF0749" w:rsidRDefault="00B04A18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7" name="Text Box 52"/>
                      <wps:cNvSpPr txBox="1">
                        <a:spLocks noChangeArrowheads="1"/>
                      </wps:cNvSpPr>
                      <wps:spPr bwMode="auto">
                        <a:xfrm>
                          <a:off x="9550" y="14962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721D61" w14:textId="77777777" w:rsidR="00B04A18" w:rsidRDefault="00B04A18" w:rsidP="002B088B">
                            <w:pPr>
                              <w:pStyle w:val="7"/>
                            </w:pPr>
                            <w:r>
                              <w:t>ЛистЛист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8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10428" y="14941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C256C" w14:textId="77777777" w:rsidR="00B04A18" w:rsidRPr="00740BE7" w:rsidRDefault="00B04A18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740BE7">
                              <w:rPr>
                                <w:sz w:val="16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9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8623" y="14971"/>
                          <a:ext cx="1024" cy="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47B81E" w14:textId="77777777" w:rsidR="00B04A18" w:rsidRPr="00BF0749" w:rsidRDefault="00B04A18" w:rsidP="002B088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0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9480" y="15685"/>
                          <a:ext cx="1245" cy="8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CBAC8" w14:textId="77777777" w:rsidR="00B04A18" w:rsidRDefault="00B04A18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40BE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ГБПОУ «ЮУМК»</w:t>
                            </w:r>
                          </w:p>
                          <w:p w14:paraId="75866B9C" w14:textId="77777777" w:rsidR="00B04A18" w:rsidRPr="00740BE7" w:rsidRDefault="00B04A18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ГП-401</w:t>
                            </w:r>
                          </w:p>
                          <w:p w14:paraId="40DB4186" w14:textId="77777777" w:rsidR="00B04A18" w:rsidRDefault="00B04A18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ГП-</w:t>
                            </w:r>
                            <w:r w:rsidRPr="00BE6FD1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401</w:t>
                            </w:r>
                            <w:r w:rsidRPr="00740BE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ГБПОУ «ЮУМК»</w:t>
                            </w:r>
                          </w:p>
                          <w:p w14:paraId="366D8347" w14:textId="77777777" w:rsidR="00B04A18" w:rsidRPr="00740BE7" w:rsidRDefault="00B04A18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ГП-401</w:t>
                            </w:r>
                          </w:p>
                          <w:p w14:paraId="22520D37" w14:textId="77777777" w:rsidR="00B04A18" w:rsidRPr="00BE6FD1" w:rsidRDefault="00B04A18" w:rsidP="002B088B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ГП-</w:t>
                            </w:r>
                            <w:r w:rsidRPr="00BE6FD1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401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1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4980" y="14245"/>
                          <a:ext cx="6465" cy="7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2566E5" w14:textId="77777777" w:rsidR="00B04A18" w:rsidRPr="00890B28" w:rsidRDefault="00B04A18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ЮУМК.09.02.03.000.21.</w:t>
                            </w:r>
                            <w:r w:rsidRPr="00BF074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  <w:p w14:paraId="74E92EB0" w14:textId="77777777" w:rsidR="00B04A18" w:rsidRPr="00BF0749" w:rsidRDefault="00B04A18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0B10B6D" w14:textId="77777777" w:rsidR="00B04A18" w:rsidRPr="00865E04" w:rsidRDefault="00B04A18" w:rsidP="002B088B">
                            <w:pPr>
                              <w:rPr>
                                <w:rFonts w:ascii="GOST type B" w:hAnsi="GOST type B"/>
                                <w:i/>
                                <w:sz w:val="40"/>
                                <w:szCs w:val="40"/>
                              </w:rPr>
                            </w:pPr>
                          </w:p>
                          <w:p w14:paraId="1310273F" w14:textId="77777777" w:rsidR="00B04A18" w:rsidRPr="00BF0749" w:rsidRDefault="00B04A18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ЮУМК.09.02.03.001.21.</w:t>
                            </w:r>
                            <w:r w:rsidRPr="00BF074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00.00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.ПЗ</w:t>
                            </w:r>
                          </w:p>
                          <w:p w14:paraId="6DBE5CC6" w14:textId="77777777" w:rsidR="00B04A18" w:rsidRPr="00BF0749" w:rsidRDefault="00B04A18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AF9FD4F" w14:textId="77777777" w:rsidR="00B04A18" w:rsidRPr="00865E04" w:rsidRDefault="00B04A18" w:rsidP="002B088B">
                            <w:pPr>
                              <w:rPr>
                                <w:rFonts w:ascii="GOST type B" w:hAnsi="GOST type B"/>
                                <w:i/>
                                <w:sz w:val="40"/>
                                <w:szCs w:val="40"/>
                              </w:rPr>
                            </w:pPr>
                          </w:p>
                          <w:p w14:paraId="23779066" w14:textId="77777777" w:rsidR="00B04A18" w:rsidRPr="00F40653" w:rsidRDefault="00B04A18" w:rsidP="002B088B">
                            <w:pPr>
                              <w:rPr>
                                <w:rFonts w:ascii="GOST type B" w:hAnsi="GOST type 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2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2138" y="14965"/>
                          <a:ext cx="1405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7E8591" w14:textId="77777777" w:rsidR="00B04A18" w:rsidRPr="002D3D6F" w:rsidRDefault="00B04A18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D3D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Урбанович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3" name="Text Box 62"/>
                      <wps:cNvSpPr txBox="1">
                        <a:spLocks noChangeArrowheads="1"/>
                      </wps:cNvSpPr>
                      <wps:spPr bwMode="auto">
                        <a:xfrm>
                          <a:off x="2110" y="15286"/>
                          <a:ext cx="1505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588B57" w14:textId="77777777" w:rsidR="00B04A18" w:rsidRPr="00BF0749" w:rsidRDefault="00B04A18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Брюханова</w:t>
                            </w:r>
                          </w:p>
                          <w:p w14:paraId="6CE68F2D" w14:textId="77777777" w:rsidR="00B04A18" w:rsidRPr="00BF0749" w:rsidRDefault="00B04A18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Осинцева</w:t>
                            </w:r>
                          </w:p>
                          <w:p w14:paraId="640F93E0" w14:textId="77777777" w:rsidR="00B04A18" w:rsidRPr="00BF0749" w:rsidRDefault="00B04A18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4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4980" y="15017"/>
                          <a:ext cx="3703" cy="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8620C0" w14:textId="77777777" w:rsidR="00B04A18" w:rsidRPr="002D3D6F" w:rsidRDefault="00B04A18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C3A4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Разработка автоматизированной системы учета и обслуживания технических и программных средств малого предприятия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5" name="Text Box 60"/>
                      <wps:cNvSpPr txBox="1">
                        <a:spLocks noChangeArrowheads="1"/>
                      </wps:cNvSpPr>
                      <wps:spPr bwMode="auto">
                        <a:xfrm>
                          <a:off x="8686" y="15255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3327E5" w14:textId="77777777" w:rsidR="00B04A18" w:rsidRPr="00740BE7" w:rsidRDefault="00B04A18" w:rsidP="002B088B">
                            <w:pPr>
                              <w:pStyle w:val="7"/>
                              <w:spacing w:before="0" w:after="0"/>
                              <w:jc w:val="center"/>
                            </w:pPr>
                            <w:r w:rsidRPr="00740BE7">
                              <w:t>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6" name="Line 61"/>
                      <wps:cNvCnPr>
                        <a:cxnSpLocks noChangeShapeType="1"/>
                      </wps:cNvCnPr>
                      <wps:spPr bwMode="auto">
                        <a:xfrm>
                          <a:off x="4418" y="14129"/>
                          <a:ext cx="6" cy="245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7" name="Line 63"/>
                      <wps:cNvCnPr>
                        <a:cxnSpLocks noChangeShapeType="1"/>
                      </wps:cNvCnPr>
                      <wps:spPr bwMode="auto">
                        <a:xfrm flipH="1">
                          <a:off x="8940" y="15325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8" name="Line 64"/>
                      <wps:cNvCnPr>
                        <a:cxnSpLocks noChangeShapeType="1"/>
                      </wps:cNvCnPr>
                      <wps:spPr bwMode="auto">
                        <a:xfrm flipH="1">
                          <a:off x="9234" y="15321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9" name="Text Box 65"/>
                      <wps:cNvSpPr txBox="1">
                        <a:spLocks noChangeArrowheads="1"/>
                      </wps:cNvSpPr>
                      <wps:spPr bwMode="auto">
                        <a:xfrm>
                          <a:off x="10497" y="15301"/>
                          <a:ext cx="900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2BF4C2" w14:textId="77777777" w:rsidR="00B04A18" w:rsidRPr="00740BE7" w:rsidRDefault="00B04A18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0" name="Text Box 66"/>
                      <wps:cNvSpPr txBox="1">
                        <a:spLocks noChangeArrowheads="1"/>
                      </wps:cNvSpPr>
                      <wps:spPr bwMode="auto">
                        <a:xfrm>
                          <a:off x="1029" y="15550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99B16" w14:textId="77777777" w:rsidR="00B04A18" w:rsidRPr="007340C1" w:rsidRDefault="00B04A18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Т. контр</w:t>
                            </w: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1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029" y="16195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C212B8" w14:textId="77777777" w:rsidR="00B04A18" w:rsidRPr="007340C1" w:rsidRDefault="00B04A18" w:rsidP="002B088B">
                            <w:pPr>
                              <w:ind w:firstLine="142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Утв</w:t>
                            </w: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2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2148" y="15916"/>
                          <a:ext cx="1420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DA1633" w14:textId="77777777" w:rsidR="00B04A18" w:rsidRPr="00BF0749" w:rsidRDefault="00B04A18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Брюханова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3" name="Text Box 69"/>
                      <wps:cNvSpPr txBox="1">
                        <a:spLocks noChangeArrowheads="1"/>
                      </wps:cNvSpPr>
                      <wps:spPr bwMode="auto">
                        <a:xfrm>
                          <a:off x="1112" y="14969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6D5C5E" w14:textId="77777777" w:rsidR="00B04A18" w:rsidRPr="007340C1" w:rsidRDefault="00B04A18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ВыполнилВыполнил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1" name="Text Box 70"/>
                      <wps:cNvSpPr txBox="1">
                        <a:spLocks noChangeArrowheads="1"/>
                      </wps:cNvSpPr>
                      <wps:spPr bwMode="auto">
                        <a:xfrm>
                          <a:off x="9544" y="14937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7157B0" w14:textId="77777777" w:rsidR="00B04A18" w:rsidRPr="00BF0749" w:rsidRDefault="00B04A18" w:rsidP="002B088B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2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9635" y="15255"/>
                          <a:ext cx="698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198184" w14:textId="77777777" w:rsidR="00B04A18" w:rsidRPr="00740BE7" w:rsidRDefault="00B04A18" w:rsidP="002B088B">
                            <w:pPr>
                              <w:pStyle w:val="7"/>
                              <w:spacing w:before="0" w:after="0"/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EA52F5" id="Группа 277" o:spid="_x0000_s1283" style="position:absolute;margin-left:51.75pt;margin-top:12pt;width:526.6pt;height:801pt;z-index:251667456;mso-position-horizontal-relative:page;mso-position-vertical-relative:page" coordorigin="1029,321" coordsize="10532,16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">
              <v:rect id="Rectangle 27" o:spid="_x0000_s1284" style="position:absolute;left:1171;top:321;width:10390;height:1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" filled="f" strokeweight="1.75pt"/>
              <v:line id="Line 28" o:spid="_x0000_s1285" style="position:absolute;visibility:visible;mso-wrap-style:square" from="1169,14129" to="11550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" strokeweight="1.75pt"/>
              <v:line id="Line 29" o:spid="_x0000_s1286" style="position:absolute;visibility:visible;mso-wrap-style:square" from="4957,14129" to="4959,1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" strokeweight="1.75pt"/>
              <v:line id="Line 30" o:spid="_x0000_s1287" style="position:absolute;flip:y;visibility:visible;mso-wrap-style:square" from="1163,15932" to="4956,15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" strokeweight="1pt"/>
              <v:line id="Line 31" o:spid="_x0000_s1288" style="position:absolute;visibility:visible;mso-wrap-style:square" from="1200,16225" to="4963,16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32" o:spid="_x0000_s1289" style="position:absolute;visibility:visible;mso-wrap-style:square" from="1623,14154" to="1624,15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" strokeweight="1.75pt"/>
              <v:line id="Line 33" o:spid="_x0000_s1290" style="position:absolute;flip:x;visibility:visible;mso-wrap-style:square" from="2217,14152" to="2218,16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" strokeweight="1.75pt"/>
              <v:line id="Line 34" o:spid="_x0000_s1291" style="position:absolute;flip:x;visibility:visible;mso-wrap-style:square" from="3564,14136" to="3565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" strokeweight="1.75pt"/>
              <v:line id="Line 35" o:spid="_x0000_s1292" style="position:absolute;visibility:visible;mso-wrap-style:square" from="1169,15011" to="11550,15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" strokeweight="1.75pt"/>
              <v:line id="Line 36" o:spid="_x0000_s1293" style="position:absolute;flip:y;visibility:visible;mso-wrap-style:square" from="1175,15633" to="4969,1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" strokeweight="1pt"/>
              <v:line id="Line 37" o:spid="_x0000_s1294" style="position:absolute;visibility:visible;mso-wrap-style:square" from="1182,15301" to="4976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Line 38" o:spid="_x0000_s1295" style="position:absolute;flip:y;visibility:visible;mso-wrap-style:square" from="1169,14425" to="4947,14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" strokeweight="1pt"/>
              <v:line id="Line 39" o:spid="_x0000_s1296" style="position:absolute;visibility:visible;mso-wrap-style:square" from="1169,14717" to="4963,14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" strokeweight="1.75pt"/>
              <v:line id="Line 40" o:spid="_x0000_s1297" style="position:absolute;flip:y;visibility:visible;mso-wrap-style:square" from="8632,15010" to="8632,16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" strokeweight="1.75pt"/>
              <v:line id="Line 41" o:spid="_x0000_s1298" style="position:absolute;visibility:visible;mso-wrap-style:square" from="8632,15305" to="11559,15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" strokeweight="1.75pt"/>
              <v:line id="Line 42" o:spid="_x0000_s1299" style="position:absolute;visibility:visible;mso-wrap-style:square" from="8634,15617" to="11561,15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" strokeweight="1.75pt"/>
              <v:line id="Line 43" o:spid="_x0000_s1300" style="position:absolute;flip:x;visibility:visible;mso-wrap-style:square" from="9509,15011" to="9510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" strokeweight="1.75pt"/>
              <v:line id="Line 44" o:spid="_x0000_s1301" style="position:absolute;flip:x;visibility:visible;mso-wrap-style:square" from="10385,15011" to="10388,15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" strokeweight="1.7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302" type="#_x0000_t202" style="position:absolute;left:1047;top:15917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nj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" filled="f" stroked="f">
                <v:textbox>
                  <w:txbxContent>
                    <w:p w14:paraId="052CA811" w14:textId="77777777" w:rsidR="00B04A18" w:rsidRPr="007340C1" w:rsidRDefault="00B04A18" w:rsidP="002B088B">
                      <w:pP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 w:rsidRPr="007340C1">
                        <w:rPr>
                          <w:rFonts w:ascii="Times New Roman" w:hAnsi="Times New Roman" w:cs="Times New Roman"/>
                          <w:sz w:val="18"/>
                        </w:rPr>
                        <w:t xml:space="preserve"> Н. контр</w:t>
                      </w:r>
                      <w:r w:rsidRPr="007340C1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  <v:shape id="Text Box 46" o:spid="_x0000_s1303" type="#_x0000_t202" style="position:absolute;left:1113;top:15276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9aj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" filled="f" stroked="f">
                <v:textbox>
                  <w:txbxContent>
                    <w:p w14:paraId="15972705" w14:textId="77777777" w:rsidR="00B04A18" w:rsidRPr="007340C1" w:rsidRDefault="00B04A18" w:rsidP="002B08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340C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ПроверилПроверил</w:t>
                      </w:r>
                    </w:p>
                  </w:txbxContent>
                </v:textbox>
              </v:shape>
              <v:shape id="Text Box 47" o:spid="_x0000_s1304" type="#_x0000_t202" style="position:absolute;left:1081;top:14674;width:731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" filled="f" stroked="f">
                <v:textbox>
                  <w:txbxContent>
                    <w:p w14:paraId="152EB645" w14:textId="77777777" w:rsidR="00B04A18" w:rsidRPr="00BF0749" w:rsidRDefault="00B04A18" w:rsidP="002B088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Text Box 48" o:spid="_x0000_s1305" type="#_x0000_t202" style="position:absolute;left:1547;top:14677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e1P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ZDOoe/L/EHyPwXAAD//wMAUEsBAi0AFAAGAAgAAAAhANvh9svuAAAAhQEAABMAAAAAAAAAAAAA&#10;AAAAAAAAAFtDb250ZW50X1R5cGVzXS54bWxQSwECLQAUAAYACAAAACEAWvQsW78AAAAVAQAACwAA&#10;AAAAAAAAAAAAAAAfAQAAX3JlbHMvLnJlbHNQSwECLQAUAAYACAAAACEArs3tT8MAAADbAAAADwAA&#10;AAAAAAAAAAAAAAAHAgAAZHJzL2Rvd25yZXYueG1sUEsFBgAAAAADAAMAtwAAAPcCAAAAAA==&#10;" filled="f" stroked="f">
                <v:textbox>
                  <w:txbxContent>
                    <w:p w14:paraId="49122B1F" w14:textId="77777777" w:rsidR="00B04A18" w:rsidRPr="00BF0749" w:rsidRDefault="00B04A18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49" o:spid="_x0000_s1306" type="#_x0000_t202" style="position:absolute;left:2138;top:14674;width:1628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jU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" filled="f" stroked="f">
                <v:textbox>
                  <w:txbxContent>
                    <w:p w14:paraId="66938543" w14:textId="77777777" w:rsidR="00B04A18" w:rsidRPr="00BF0749" w:rsidRDefault="00B04A18" w:rsidP="002B088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№ документа</w:t>
                      </w:r>
                    </w:p>
                  </w:txbxContent>
                </v:textbox>
              </v:shape>
              <v:shape id="Text Box 50" o:spid="_x0000_s1307" type="#_x0000_t202" style="position:absolute;left:3532;top:14705;width:1170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<v:textbox>
                  <w:txbxContent>
                    <w:p w14:paraId="0A996556" w14:textId="77777777" w:rsidR="00B04A18" w:rsidRPr="00BF0749" w:rsidRDefault="00B04A18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shape>
              <v:shape id="Text Box 51" o:spid="_x0000_s1308" type="#_x0000_t202" style="position:absolute;left:4358;top:14684;width:732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U7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ZDuoC/L/EHyPwXAAD//wMAUEsBAi0AFAAGAAgAAAAhANvh9svuAAAAhQEAABMAAAAAAAAAAAAA&#10;AAAAAAAAAFtDb250ZW50X1R5cGVzXS54bWxQSwECLQAUAAYACAAAACEAWvQsW78AAAAVAQAACwAA&#10;AAAAAAAAAAAAAAAfAQAAX3JlbHMvLnJlbHNQSwECLQAUAAYACAAAACEAISR1O8MAAADbAAAADwAA&#10;AAAAAAAAAAAAAAAHAgAAZHJzL2Rvd25yZXYueG1sUEsFBgAAAAADAAMAtwAAAPcCAAAAAA==&#10;" filled="f" stroked="f">
                <v:textbox>
                  <w:txbxContent>
                    <w:p w14:paraId="2F1D73F8" w14:textId="77777777" w:rsidR="00B04A18" w:rsidRPr="00BF0749" w:rsidRDefault="00B04A18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shape>
              <v:shape id="Text Box 52" o:spid="_x0000_s1309" type="#_x0000_t202" style="position:absolute;left:9550;top:14962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3ft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NnmF+5l4BGT2BwAA//8DAFBLAQItABQABgAIAAAAIQDb4fbL7gAAAIUBAAATAAAAAAAAAAAA&#10;AAAAAAAAAABbQ29udGVudF9UeXBlc10ueG1sUEsBAi0AFAAGAAgAAAAhAFr0LFu/AAAAFQEAAAsA&#10;AAAAAAAAAAAAAAAAHwEAAF9yZWxzLy5yZWxzUEsBAi0AFAAGAAgAAAAhADODd+3EAAAA3AAAAA8A&#10;AAAAAAAAAAAAAAAABwIAAGRycy9kb3ducmV2LnhtbFBLBQYAAAAAAwADALcAAAD4AgAAAAA=&#10;" filled="f" stroked="f">
                <v:textbox>
                  <w:txbxContent>
                    <w:p w14:paraId="72721D61" w14:textId="77777777" w:rsidR="00B04A18" w:rsidRDefault="00B04A18" w:rsidP="002B088B">
                      <w:pPr>
                        <w:pStyle w:val="7"/>
                      </w:pPr>
                      <w:r>
                        <w:t>ЛистЛист</w:t>
                      </w:r>
                    </w:p>
                  </w:txbxContent>
                </v:textbox>
              </v:shape>
              <v:shape id="Text Box 53" o:spid="_x0000_s1310" type="#_x0000_t202" style="position:absolute;left:10428;top:14941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OOf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Mh&#10;nce18Uw8AnJ1AwAA//8DAFBLAQItABQABgAIAAAAIQDb4fbL7gAAAIUBAAATAAAAAAAAAAAAAAAA&#10;AAAAAABbQ29udGVudF9UeXBlc10ueG1sUEsBAi0AFAAGAAgAAAAhAFr0LFu/AAAAFQEAAAsAAAAA&#10;AAAAAAAAAAAAHwEAAF9yZWxzLy5yZWxzUEsBAi0AFAAGAAgAAAAhAEIc45/BAAAA3AAAAA8AAAAA&#10;AAAAAAAAAAAABwIAAGRycy9kb3ducmV2LnhtbFBLBQYAAAAAAwADALcAAAD1AgAAAAA=&#10;" filled="f" stroked="f">
                <v:textbox>
                  <w:txbxContent>
                    <w:p w14:paraId="48EC256C" w14:textId="77777777" w:rsidR="00B04A18" w:rsidRPr="00740BE7" w:rsidRDefault="00B04A18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740BE7">
                        <w:rPr>
                          <w:sz w:val="16"/>
                          <w:szCs w:val="16"/>
                        </w:rPr>
                        <w:t>Листов</w:t>
                      </w:r>
                    </w:p>
                  </w:txbxContent>
                </v:textbox>
              </v:shape>
              <v:shape id="Text Box 54" o:spid="_x0000_s1311" type="#_x0000_t202" style="position:absolute;left:8623;top:14971;width:1024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Y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ZDsljD75l4BGT2AwAA//8DAFBLAQItABQABgAIAAAAIQDb4fbL7gAAAIUBAAATAAAAAAAAAAAA&#10;AAAAAAAAAABbQ29udGVudF9UeXBlc10ueG1sUEsBAi0AFAAGAAgAAAAhAFr0LFu/AAAAFQEAAAsA&#10;AAAAAAAAAAAAAAAAHwEAAF9yZWxzLy5yZWxzUEsBAi0AFAAGAAgAAAAhAC1QRgTEAAAA3AAAAA8A&#10;AAAAAAAAAAAAAAAABwIAAGRycy9kb3ducmV2LnhtbFBLBQYAAAAAAwADALcAAAD4AgAAAAA=&#10;" filled="f" stroked="f">
                <v:textbox>
                  <w:txbxContent>
                    <w:p w14:paraId="7547B81E" w14:textId="77777777" w:rsidR="00B04A18" w:rsidRPr="00BF0749" w:rsidRDefault="00B04A18" w:rsidP="002B088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Лит.</w:t>
                      </w:r>
                    </w:p>
                  </w:txbxContent>
                </v:textbox>
              </v:shape>
              <v:shape id="Text Box 55" o:spid="_x0000_s1312" type="#_x0000_t202" style="position:absolute;left:9480;top:15685;width:1245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3lE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cOf&#10;OD+eiUdAzp4AAAD//wMAUEsBAi0AFAAGAAgAAAAhANvh9svuAAAAhQEAABMAAAAAAAAAAAAAAAAA&#10;AAAAAFtDb250ZW50X1R5cGVzXS54bWxQSwECLQAUAAYACAAAACEAWvQsW78AAAAVAQAACwAAAAAA&#10;AAAAAAAAAAAfAQAAX3JlbHMvLnJlbHNQSwECLQAUAAYACAAAACEAObN5RMAAAADcAAAADwAAAAAA&#10;AAAAAAAAAAAHAgAAZHJzL2Rvd25yZXYueG1sUEsFBgAAAAADAAMAtwAAAPQCAAAAAA==&#10;" filled="f" stroked="f">
                <v:textbox>
                  <w:txbxContent>
                    <w:p w14:paraId="58ACBAC8" w14:textId="77777777" w:rsidR="00B04A18" w:rsidRDefault="00B04A18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40BE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ГБПОУ «ЮУМК»</w:t>
                      </w:r>
                    </w:p>
                    <w:p w14:paraId="75866B9C" w14:textId="77777777" w:rsidR="00B04A18" w:rsidRPr="00740BE7" w:rsidRDefault="00B04A18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ГП-401</w:t>
                      </w:r>
                    </w:p>
                    <w:p w14:paraId="40DB4186" w14:textId="77777777" w:rsidR="00B04A18" w:rsidRDefault="00B04A18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ГП-</w:t>
                      </w:r>
                      <w:r w:rsidRPr="00BE6FD1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401</w:t>
                      </w:r>
                      <w:r w:rsidRPr="00740BE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ГБПОУ «ЮУМК»</w:t>
                      </w:r>
                    </w:p>
                    <w:p w14:paraId="366D8347" w14:textId="77777777" w:rsidR="00B04A18" w:rsidRPr="00740BE7" w:rsidRDefault="00B04A18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ГП-401</w:t>
                      </w:r>
                    </w:p>
                    <w:p w14:paraId="22520D37" w14:textId="77777777" w:rsidR="00B04A18" w:rsidRPr="00BE6FD1" w:rsidRDefault="00B04A18" w:rsidP="002B088B">
                      <w:pPr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ГП-</w:t>
                      </w:r>
                      <w:r w:rsidRPr="00BE6FD1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401</w:t>
                      </w:r>
                    </w:p>
                  </w:txbxContent>
                </v:textbox>
              </v:shape>
              <v:shape id="Text Box 56" o:spid="_x0000_s1313" type="#_x0000_t202" style="position:absolute;left:4980;top:14245;width:6465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9zf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YPE/h70w8AjK7AwAA//8DAFBLAQItABQABgAIAAAAIQDb4fbL7gAAAIUBAAATAAAAAAAAAAAA&#10;AAAAAAAAAABbQ29udGVudF9UeXBlc10ueG1sUEsBAi0AFAAGAAgAAAAhAFr0LFu/AAAAFQEAAAsA&#10;AAAAAAAAAAAAAAAAHwEAAF9yZWxzLy5yZWxzUEsBAi0AFAAGAAgAAAAhAFb/3N/EAAAA3AAAAA8A&#10;AAAAAAAAAAAAAAAABwIAAGRycy9kb3ducmV2LnhtbFBLBQYAAAAAAwADALcAAAD4AgAAAAA=&#10;" filled="f" stroked="f">
                <v:textbox>
                  <w:txbxContent>
                    <w:p w14:paraId="4B2566E5" w14:textId="77777777" w:rsidR="00B04A18" w:rsidRPr="00890B28" w:rsidRDefault="00B04A18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ЮУМК.09.02.03.000.21.</w:t>
                      </w:r>
                      <w:r w:rsidRPr="00BF074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ПЗ</w:t>
                      </w:r>
                    </w:p>
                    <w:p w14:paraId="74E92EB0" w14:textId="77777777" w:rsidR="00B04A18" w:rsidRPr="00BF0749" w:rsidRDefault="00B04A18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0B10B6D" w14:textId="77777777" w:rsidR="00B04A18" w:rsidRPr="00865E04" w:rsidRDefault="00B04A18" w:rsidP="002B088B">
                      <w:pPr>
                        <w:rPr>
                          <w:rFonts w:ascii="GOST type B" w:hAnsi="GOST type B"/>
                          <w:i/>
                          <w:sz w:val="40"/>
                          <w:szCs w:val="40"/>
                        </w:rPr>
                      </w:pPr>
                    </w:p>
                    <w:p w14:paraId="1310273F" w14:textId="77777777" w:rsidR="00B04A18" w:rsidRPr="00BF0749" w:rsidRDefault="00B04A18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ЮУМК.09.02.03.001.21.</w:t>
                      </w:r>
                      <w:r w:rsidRPr="00BF074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00.00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.ПЗ</w:t>
                      </w:r>
                    </w:p>
                    <w:p w14:paraId="6DBE5CC6" w14:textId="77777777" w:rsidR="00B04A18" w:rsidRPr="00BF0749" w:rsidRDefault="00B04A18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AF9FD4F" w14:textId="77777777" w:rsidR="00B04A18" w:rsidRPr="00865E04" w:rsidRDefault="00B04A18" w:rsidP="002B088B">
                      <w:pPr>
                        <w:rPr>
                          <w:rFonts w:ascii="GOST type B" w:hAnsi="GOST type B"/>
                          <w:i/>
                          <w:sz w:val="40"/>
                          <w:szCs w:val="40"/>
                        </w:rPr>
                      </w:pPr>
                    </w:p>
                    <w:p w14:paraId="23779066" w14:textId="77777777" w:rsidR="00B04A18" w:rsidRPr="00F40653" w:rsidRDefault="00B04A18" w:rsidP="002B088B">
                      <w:pPr>
                        <w:rPr>
                          <w:rFonts w:ascii="GOST type B" w:hAnsi="GOST type B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  <v:shape id="Text Box 57" o:spid="_x0000_s1314" type="#_x0000_t202" style="position:absolute;left:2138;top:14965;width:1405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UKo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6NobHmXgE5PIOAAD//wMAUEsBAi0AFAAGAAgAAAAhANvh9svuAAAAhQEAABMAAAAAAAAAAAAA&#10;AAAAAAAAAFtDb250ZW50X1R5cGVzXS54bWxQSwECLQAUAAYACAAAACEAWvQsW78AAAAVAQAACwAA&#10;AAAAAAAAAAAAAAAfAQAAX3JlbHMvLnJlbHNQSwECLQAUAAYACAAAACEApi1CqMMAAADcAAAADwAA&#10;AAAAAAAAAAAAAAAHAgAAZHJzL2Rvd25yZXYueG1sUEsFBgAAAAADAAMAtwAAAPcCAAAAAA==&#10;" filled="f" stroked="f">
                <v:textbox>
                  <w:txbxContent>
                    <w:p w14:paraId="2D7E8591" w14:textId="77777777" w:rsidR="00B04A18" w:rsidRPr="002D3D6F" w:rsidRDefault="00B04A18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D3D6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Урбанович</w:t>
                      </w:r>
                    </w:p>
                  </w:txbxContent>
                </v:textbox>
              </v:shape>
              <v:shape id="Text Box 62" o:spid="_x0000_s1315" type="#_x0000_t202" style="position:absolute;left:2110;top:15286;width:1505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" filled="f" stroked="f">
                <v:textbox>
                  <w:txbxContent>
                    <w:p w14:paraId="71588B57" w14:textId="77777777" w:rsidR="00B04A18" w:rsidRPr="00BF0749" w:rsidRDefault="00B04A18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Брюханова</w:t>
                      </w:r>
                    </w:p>
                    <w:p w14:paraId="6CE68F2D" w14:textId="77777777" w:rsidR="00B04A18" w:rsidRPr="00BF0749" w:rsidRDefault="00B04A18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Осинцева</w:t>
                      </w:r>
                    </w:p>
                    <w:p w14:paraId="640F93E0" w14:textId="77777777" w:rsidR="00B04A18" w:rsidRPr="00BF0749" w:rsidRDefault="00B04A18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9" o:spid="_x0000_s1316" type="#_x0000_t202" style="position:absolute;left:4980;top:15017;width:3703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H9H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8mkBtzPxCMjsDwAA//8DAFBLAQItABQABgAIAAAAIQDb4fbL7gAAAIUBAAATAAAAAAAAAAAA&#10;AAAAAAAAAABbQ29udGVudF9UeXBlc10ueG1sUEsBAi0AFAAGAAgAAAAhAFr0LFu/AAAAFQEAAAsA&#10;AAAAAAAAAAAAAAAAHwEAAF9yZWxzLy5yZWxzUEsBAi0AFAAGAAgAAAAhAEaIf0fEAAAA3AAAAA8A&#10;AAAAAAAAAAAAAAAABwIAAGRycy9kb3ducmV2LnhtbFBLBQYAAAAAAwADALcAAAD4AgAAAAA=&#10;" filled="f" stroked="f">
                <v:textbox>
                  <w:txbxContent>
                    <w:p w14:paraId="208620C0" w14:textId="77777777" w:rsidR="00B04A18" w:rsidRPr="002D3D6F" w:rsidRDefault="00B04A18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C3A4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Разработка автоматизированной системы учета и обслуживания технических и программных средств малого предприятия</w:t>
                      </w:r>
                    </w:p>
                  </w:txbxContent>
                </v:textbox>
              </v:shape>
              <v:shape id="Text Box 60" o:spid="_x0000_s1317" type="#_x0000_t202" style="position:absolute;left:8686;top:15255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" filled="f" stroked="f">
                <v:textbox>
                  <w:txbxContent>
                    <w:p w14:paraId="143327E5" w14:textId="77777777" w:rsidR="00B04A18" w:rsidRPr="00740BE7" w:rsidRDefault="00B04A18" w:rsidP="002B088B">
                      <w:pPr>
                        <w:pStyle w:val="7"/>
                        <w:spacing w:before="0" w:after="0"/>
                        <w:jc w:val="center"/>
                      </w:pPr>
                      <w:r w:rsidRPr="00740BE7">
                        <w:t>К</w:t>
                      </w:r>
                    </w:p>
                  </w:txbxContent>
                </v:textbox>
              </v:shape>
              <v:line id="Line 61" o:spid="_x0000_s1318" style="position:absolute;visibility:visible;mso-wrap-style:square" from="4418,14129" to="4424,16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" strokeweight="1.75pt"/>
              <v:line id="Line 63" o:spid="_x0000_s1319" style="position:absolute;flip:x;visibility:visible;mso-wrap-style:square" from="8940,15325" to="8940,1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" strokeweight="1pt"/>
              <v:line id="Line 64" o:spid="_x0000_s1320" style="position:absolute;flip:x;visibility:visible;mso-wrap-style:square" from="9234,15321" to="9234,15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" strokeweight="1pt"/>
              <v:shape id="Text Box 65" o:spid="_x0000_s1321" type="#_x0000_t202" style="position:absolute;left:10497;top:15301;width:900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dDZ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5ywruZ+IRkJt/AAAA//8DAFBLAQItABQABgAIAAAAIQDb4fbL7gAAAIUBAAATAAAAAAAAAAAA&#10;AAAAAAAAAABbQ29udGVudF9UeXBlc10ueG1sUEsBAi0AFAAGAAgAAAAhAFr0LFu/AAAAFQEAAAsA&#10;AAAAAAAAAAAAAAAAHwEAAF9yZWxzLy5yZWxzUEsBAi0AFAAGAAgAAAAhAKiJ0NnEAAAA3AAAAA8A&#10;AAAAAAAAAAAAAAAABwIAAGRycy9kb3ducmV2LnhtbFBLBQYAAAAAAwADALcAAAD4AgAAAAA=&#10;" filled="f" stroked="f">
                <v:textbox>
                  <w:txbxContent>
                    <w:p w14:paraId="302BF4C2" w14:textId="77777777" w:rsidR="00B04A18" w:rsidRPr="00740BE7" w:rsidRDefault="00B04A18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32</w:t>
                      </w:r>
                    </w:p>
                  </w:txbxContent>
                </v:textbox>
              </v:shape>
              <v:shape id="Text Box 66" o:spid="_x0000_s1322" type="#_x0000_t202" style="position:absolute;left:1029;top:15550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Qo5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" filled="f" stroked="f">
                <v:textbox>
                  <w:txbxContent>
                    <w:p w14:paraId="02199B16" w14:textId="77777777" w:rsidR="00B04A18" w:rsidRPr="007340C1" w:rsidRDefault="00B04A18" w:rsidP="002B088B">
                      <w:pP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 w:rsidRPr="007340C1">
                        <w:rPr>
                          <w:rFonts w:ascii="Times New Roman" w:hAnsi="Times New Roman" w:cs="Times New Roman"/>
                          <w:sz w:val="18"/>
                        </w:rPr>
                        <w:t>Т. контр</w:t>
                      </w:r>
                      <w:r w:rsidRPr="007340C1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  <v:shape id="Text Box 67" o:spid="_x0000_s1323" type="#_x0000_t202" style="position:absolute;left:1029;top:16195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+i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mszh90w8AnLzAwAA//8DAFBLAQItABQABgAIAAAAIQDb4fbL7gAAAIUBAAATAAAAAAAAAAAA&#10;AAAAAAAAAABbQ29udGVudF9UeXBlc10ueG1sUEsBAi0AFAAGAAgAAAAhAFr0LFu/AAAAFQEAAAsA&#10;AAAAAAAAAAAAAAAAHwEAAF9yZWxzLy5yZWxzUEsBAi0AFAAGAAgAAAAhAA75r6LEAAAA3AAAAA8A&#10;AAAAAAAAAAAAAAAABwIAAGRycy9kb3ducmV2LnhtbFBLBQYAAAAAAwADALcAAAD4AgAAAAA=&#10;" filled="f" stroked="f">
                <v:textbox>
                  <w:txbxContent>
                    <w:p w14:paraId="03C212B8" w14:textId="77777777" w:rsidR="00B04A18" w:rsidRPr="007340C1" w:rsidRDefault="00B04A18" w:rsidP="002B088B">
                      <w:pPr>
                        <w:ind w:firstLine="142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 w:rsidRPr="007340C1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Утв</w:t>
                      </w:r>
                      <w:r w:rsidRPr="007340C1">
                        <w:rPr>
                          <w:rFonts w:ascii="Times New Roman" w:hAnsi="Times New Roman" w:cs="Times New Roman"/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53" o:spid="_x0000_s1324" type="#_x0000_t202" style="position:absolute;left:2148;top:15916;width:1420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HV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ZDupjD7Uw8AnL1BwAA//8DAFBLAQItABQABgAIAAAAIQDb4fbL7gAAAIUBAAATAAAAAAAAAAAA&#10;AAAAAAAAAABbQ29udGVudF9UeXBlc10ueG1sUEsBAi0AFAAGAAgAAAAhAFr0LFu/AAAAFQEAAAsA&#10;AAAAAAAAAAAAAAAAHwEAAF9yZWxzLy5yZWxzUEsBAi0AFAAGAAgAAAAhAP4rMdXEAAAA3AAAAA8A&#10;AAAAAAAAAAAAAAAABwIAAGRycy9kb3ducmV2LnhtbFBLBQYAAAAAAwADALcAAAD4AgAAAAA=&#10;" filled="f" stroked="f">
                <v:textbox>
                  <w:txbxContent>
                    <w:p w14:paraId="1ADA1633" w14:textId="77777777" w:rsidR="00B04A18" w:rsidRPr="00BF0749" w:rsidRDefault="00B04A18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Брюханова</w:t>
                      </w:r>
                    </w:p>
                  </w:txbxContent>
                </v:textbox>
              </v:shape>
              <v:shape id="Text Box 69" o:spid="_x0000_s1325" type="#_x0000_t202" style="position:absolute;left:1112;top:14969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5RO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cvEEtzPxCMjsDwAA//8DAFBLAQItABQABgAIAAAAIQDb4fbL7gAAAIUBAAATAAAAAAAAAAAA&#10;AAAAAAAAAABbQ29udGVudF9UeXBlc10ueG1sUEsBAi0AFAAGAAgAAAAhAFr0LFu/AAAAFQEAAAsA&#10;AAAAAAAAAAAAAAAAHwEAAF9yZWxzLy5yZWxzUEsBAi0AFAAGAAgAAAAhAJFnlE7EAAAA3AAAAA8A&#10;AAAAAAAAAAAAAAAABwIAAGRycy9kb3ducmV2LnhtbFBLBQYAAAAAAwADALcAAAD4AgAAAAA=&#10;" filled="f" stroked="f">
                <v:textbox>
                  <w:txbxContent>
                    <w:p w14:paraId="776D5C5E" w14:textId="77777777" w:rsidR="00B04A18" w:rsidRPr="007340C1" w:rsidRDefault="00B04A18" w:rsidP="002B08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7340C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ВыполнилВыполнил</w:t>
                      </w:r>
                    </w:p>
                  </w:txbxContent>
                </v:textbox>
              </v:shape>
              <v:shape id="Text Box 70" o:spid="_x0000_s1326" type="#_x0000_t202" style="position:absolute;left:9544;top:14937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kEd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" filled="f" stroked="f">
                <v:textbox>
                  <w:txbxContent>
                    <w:p w14:paraId="207157B0" w14:textId="77777777" w:rsidR="00B04A18" w:rsidRPr="00BF0749" w:rsidRDefault="00B04A18" w:rsidP="002B088B">
                      <w:pPr>
                        <w:pStyle w:val="7"/>
                        <w:spacing w:before="0" w:after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71" o:spid="_x0000_s1327" type="#_x0000_t202" style="position:absolute;left:9635;top:15255;width:698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N9q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ZkN4nYlHQC6fAAAA//8DAFBLAQItABQABgAIAAAAIQDb4fbL7gAAAIUBAAATAAAAAAAAAAAA&#10;AAAAAAAAAABbQ29udGVudF9UeXBlc10ueG1sUEsBAi0AFAAGAAgAAAAhAFr0LFu/AAAAFQEAAAsA&#10;AAAAAAAAAAAAAAAAHwEAAF9yZWxzLy5yZWxzUEsBAi0AFAAGAAgAAAAhADYA32rEAAAA3AAAAA8A&#10;AAAAAAAAAAAAAAAABwIAAGRycy9kb3ducmV2LnhtbFBLBQYAAAAAAwADALcAAAD4AgAAAAA=&#10;" filled="f" stroked="f">
                <v:textbox>
                  <w:txbxContent>
                    <w:p w14:paraId="55198184" w14:textId="77777777" w:rsidR="00B04A18" w:rsidRPr="00740BE7" w:rsidRDefault="00B04A18" w:rsidP="002B088B">
                      <w:pPr>
                        <w:pStyle w:val="7"/>
                        <w:spacing w:before="0" w:after="0"/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EF001A" w14:textId="77777777" w:rsidR="00B04A18" w:rsidRPr="00BC370E" w:rsidRDefault="00B04A18" w:rsidP="0092596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99515DE" wp14:editId="1774E435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798310" cy="10247630"/>
              <wp:effectExtent l="0" t="0" r="0" b="1270"/>
              <wp:wrapNone/>
              <wp:docPr id="384" name="Группа 3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98310" cy="10247630"/>
                        <a:chOff x="1134" y="284"/>
                        <a:chExt cx="10602" cy="16320"/>
                      </a:xfrm>
                    </wpg:grpSpPr>
                    <wpg:grpSp>
                      <wpg:cNvPr id="385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602" cy="16320"/>
                          <a:chOff x="1047" y="372"/>
                          <a:chExt cx="10593" cy="16173"/>
                        </a:xfrm>
                      </wpg:grpSpPr>
                      <wps:wsp>
                        <wps:cNvPr id="38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372"/>
                            <a:ext cx="10360" cy="16075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87" name="Group 4"/>
                        <wpg:cNvGrpSpPr>
                          <a:grpSpLocks/>
                        </wpg:cNvGrpSpPr>
                        <wpg:grpSpPr bwMode="auto">
                          <a:xfrm>
                            <a:off x="1153" y="15560"/>
                            <a:ext cx="10351" cy="885"/>
                            <a:chOff x="1153" y="15560"/>
                            <a:chExt cx="10351" cy="885"/>
                          </a:xfrm>
                        </wpg:grpSpPr>
                        <wps:wsp>
                          <wps:cNvPr id="388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53" y="15560"/>
                              <a:ext cx="10351" cy="2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389" name="Line 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0834" y="15565"/>
                              <a:ext cx="0" cy="880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390" name="Line 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0836" y="15928"/>
                              <a:ext cx="646" cy="3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s:wsp>
                        <wps:cNvPr id="415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0765" y="15521"/>
                            <a:ext cx="875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FB7142" w14:textId="77777777" w:rsidR="00B04A18" w:rsidRPr="005975D8" w:rsidRDefault="00B04A18" w:rsidP="005F62F9">
                              <w:pPr>
                                <w:rPr>
                                  <w:rFonts w:ascii="GOST type B" w:hAnsi="GOST type B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5975D8">
                                <w:rPr>
                                  <w:rFonts w:ascii="GOST type B" w:hAnsi="GOST type B"/>
                                  <w:i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16" name="Group 9"/>
                        <wpg:cNvGrpSpPr>
                          <a:grpSpLocks/>
                        </wpg:cNvGrpSpPr>
                        <wpg:grpSpPr bwMode="auto">
                          <a:xfrm>
                            <a:off x="1047" y="15540"/>
                            <a:ext cx="4017" cy="1005"/>
                            <a:chOff x="1047" y="15540"/>
                            <a:chExt cx="4017" cy="1005"/>
                          </a:xfrm>
                        </wpg:grpSpPr>
                        <wps:wsp>
                          <wps:cNvPr id="512" name="Line 1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28" y="15851"/>
                              <a:ext cx="3783" cy="10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3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1" y="16142"/>
                              <a:ext cx="3783" cy="9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4" name="Line 1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28" y="15572"/>
                              <a:ext cx="2" cy="865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5" name="Line 1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601" y="15563"/>
                              <a:ext cx="0" cy="871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6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76" y="15563"/>
                              <a:ext cx="3" cy="888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7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18" y="15540"/>
                              <a:ext cx="4" cy="896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518" name="Line 1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84" y="15566"/>
                              <a:ext cx="0" cy="858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g:grpSp>
                          <wpg:cNvPr id="519" name="Group 17"/>
                          <wpg:cNvGrpSpPr>
                            <a:grpSpLocks/>
                          </wpg:cNvGrpSpPr>
                          <wpg:grpSpPr bwMode="auto">
                            <a:xfrm>
                              <a:off x="1047" y="16071"/>
                              <a:ext cx="4017" cy="474"/>
                              <a:chOff x="1071" y="16128"/>
                              <a:chExt cx="4017" cy="477"/>
                            </a:xfrm>
                          </wpg:grpSpPr>
                          <wps:wsp>
                            <wps:cNvPr id="520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71" y="16173"/>
                                <a:ext cx="624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65BC7DF" w14:textId="77777777" w:rsidR="00B04A18" w:rsidRPr="000B0214" w:rsidRDefault="00B04A18" w:rsidP="005F62F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0"/>
                                      <w:szCs w:val="20"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Изм</w:t>
                                  </w:r>
                                  <w:r w:rsidRPr="000B0214">
                                    <w:rPr>
                                      <w:rFonts w:ascii="GOST type B" w:hAnsi="GOST type B"/>
                                      <w:i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21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45" y="16167"/>
                                <a:ext cx="720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EEC73F3" w14:textId="77777777" w:rsidR="00B04A18" w:rsidRDefault="00B04A18" w:rsidP="005F62F9">
                                  <w:pPr>
                                    <w:rPr>
                                      <w:rFonts w:ascii="Arial Narrow" w:hAnsi="Arial Narrow"/>
                                      <w:i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Лист</w:t>
                                  </w:r>
                                  <w:r>
                                    <w:rPr>
                                      <w:rFonts w:ascii="Arial Narrow" w:hAnsi="Arial Narrow"/>
                                      <w:i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22" name="Text Box 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60" y="16128"/>
                                <a:ext cx="1152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62D229" w14:textId="77777777" w:rsidR="00B04A18" w:rsidRPr="000B0214" w:rsidRDefault="00B04A18" w:rsidP="005F62F9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23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56" y="16128"/>
                                <a:ext cx="1008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6D9F22" w14:textId="77777777" w:rsidR="00B04A18" w:rsidRPr="000B0214" w:rsidRDefault="00B04A18" w:rsidP="005F62F9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24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20" y="16128"/>
                                <a:ext cx="768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BEC0DA5" w14:textId="77777777" w:rsidR="00B04A18" w:rsidRPr="000B0214" w:rsidRDefault="00B04A18" w:rsidP="005F62F9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525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911" y="15697"/>
                            <a:ext cx="5923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782D67B" w14:textId="77777777" w:rsidR="00B04A18" w:rsidRPr="00BF0749" w:rsidRDefault="00B04A18" w:rsidP="005F62F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ЮУМК.09.02.07.001</w:t>
                              </w:r>
                              <w:r w:rsidRPr="007E5E2C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.05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  <w:r w:rsidRPr="00BF0749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00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.ПЗ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26" name="Text Box 24"/>
                      <wps:cNvSpPr txBox="1">
                        <a:spLocks noChangeArrowheads="1"/>
                      </wps:cNvSpPr>
                      <wps:spPr bwMode="auto">
                        <a:xfrm>
                          <a:off x="10794" y="15971"/>
                          <a:ext cx="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A702B6" w14:textId="77777777" w:rsidR="00B04A18" w:rsidRPr="007E5E2C" w:rsidRDefault="00B04A18" w:rsidP="005F62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E5E2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E5E2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7E5E2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EA3094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22</w:t>
                            </w:r>
                            <w:r w:rsidRPr="007E5E2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9515DE" id="Группа 384" o:spid="_x0000_s1328" style="position:absolute;margin-left:0;margin-top:0;width:535.3pt;height:806.9pt;z-index:251673600;mso-position-horizontal:center;mso-position-horizontal-relative:margin;mso-position-vertical:center;mso-position-vertical-relative:page" coordorigin="1134,284" coordsize="10602,16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">
              <v:group id="Group 2" o:spid="_x0000_s1329" style="position:absolute;left:1134;top:284;width:10602;height:16320" coordorigin="1047,372" coordsize="10593,16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<v:rect id="Rectangle 3" o:spid="_x0000_s1330" style="position:absolute;left:1134;top:372;width:10360;height:16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" filled="f" strokeweight="1.75pt"/>
                <v:group id="Group 4" o:spid="_x0000_s1331" style="position:absolute;left:1153;top:15560;width:10351;height:885" coordorigin="1153,15560" coordsize="10351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  <v:line id="Line 5" o:spid="_x0000_s1332" style="position:absolute;visibility:visible;mso-wrap-style:square" from="1153,15560" to="11504,1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" strokeweight="1.75pt"/>
                  <v:line id="Line 6" o:spid="_x0000_s1333" style="position:absolute;flip:x;visibility:visible;mso-wrap-style:square" from="10834,15565" to="10834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" strokeweight="1.75pt"/>
                  <v:line id="Line 7" o:spid="_x0000_s1334" style="position:absolute;flip:y;visibility:visible;mso-wrap-style:square" from="10836,15928" to="11482,15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" strokeweight="1.75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335" type="#_x0000_t202" style="position:absolute;left:10765;top:15521;width:875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Ikh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Mk/h90w8AnLzAwAA//8DAFBLAQItABQABgAIAAAAIQDb4fbL7gAAAIUBAAATAAAAAAAAAAAA&#10;AAAAAAAAAABbQ29udGVudF9UeXBlc10ueG1sUEsBAi0AFAAGAAgAAAAhAFr0LFu/AAAAFQEAAAsA&#10;AAAAAAAAAAAAAAAAHwEAAF9yZWxzLy5yZWxzUEsBAi0AFAAGAAgAAAAhABSQiSHEAAAA3AAAAA8A&#10;AAAAAAAAAAAAAAAABwIAAGRycy9kb3ducmV2LnhtbFBLBQYAAAAAAwADALcAAAD4AgAAAAA=&#10;" filled="f" stroked="f">
                  <v:textbox>
                    <w:txbxContent>
                      <w:p w14:paraId="30FB7142" w14:textId="77777777" w:rsidR="00B04A18" w:rsidRPr="005975D8" w:rsidRDefault="00B04A18" w:rsidP="005F62F9">
                        <w:pPr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</w:pPr>
                        <w:r w:rsidRPr="005975D8"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shape>
                <v:group id="Group 9" o:spid="_x0000_s1336" style="position:absolute;left:1047;top:15540;width:4017;height:1005" coordorigin="1047,15540" coordsize="4017,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  <v:line id="Line 10" o:spid="_x0000_s1337" style="position:absolute;flip:y;visibility:visible;mso-wrap-style:square" from="1128,15851" to="4911,15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" strokeweight="1.75pt"/>
                  <v:line id="Line 11" o:spid="_x0000_s1338" style="position:absolute;visibility:visible;mso-wrap-style:square" from="1141,16142" to="4924,1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" strokeweight="1.75pt"/>
                  <v:line id="Line 12" o:spid="_x0000_s1339" style="position:absolute;flip:x;visibility:visible;mso-wrap-style:square" from="4928,15572" to="4930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" strokeweight="1.75pt"/>
                  <v:line id="Line 13" o:spid="_x0000_s1340" style="position:absolute;flip:x;visibility:visible;mso-wrap-style:square" from="1601,15563" to="1601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" strokeweight="1.75pt"/>
                  <v:line id="Line 14" o:spid="_x0000_s1341" style="position:absolute;visibility:visible;mso-wrap-style:square" from="2176,15563" to="2179,16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" strokeweight="1.75pt"/>
                  <v:line id="Line 15" o:spid="_x0000_s1342" style="position:absolute;visibility:visible;mso-wrap-style:square" from="3518,15540" to="35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" strokeweight="1.75pt"/>
                  <v:line id="Line 16" o:spid="_x0000_s1343" style="position:absolute;flip:x;visibility:visible;mso-wrap-style:square" from="4384,15566" to="4384,16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" strokeweight="1.75pt"/>
                  <v:group id="Group 17" o:spid="_x0000_s1344" style="position:absolute;left:1047;top:16071;width:4017;height:474" coordorigin="1071,16128" coordsize="4017,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">
                    <v:shape id="Text Box 18" o:spid="_x0000_s1345" type="#_x0000_t202" style="position:absolute;left:1071;top:16173;width:62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u+Z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Mh&#10;ncf58Uw8AnJ1AwAA//8DAFBLAQItABQABgAIAAAAIQDb4fbL7gAAAIUBAAATAAAAAAAAAAAAAAAA&#10;AAAAAABbQ29udGVudF9UeXBlc10ueG1sUEsBAi0AFAAGAAgAAAAhAFr0LFu/AAAAFQEAAAsAAAAA&#10;AAAAAAAAAAAAHwEAAF9yZWxzLy5yZWxzUEsBAi0AFAAGAAgAAAAhALxq75nBAAAA3AAAAA8AAAAA&#10;AAAAAAAAAAAABwIAAGRycy9kb3ducmV2LnhtbFBLBQYAAAAAAwADALcAAAD1AgAAAAA=&#10;" filled="f" stroked="f">
                      <v:textbox>
                        <w:txbxContent>
                          <w:p w14:paraId="365BC7DF" w14:textId="77777777" w:rsidR="00B04A18" w:rsidRPr="000B0214" w:rsidRDefault="00B04A18" w:rsidP="005F62F9">
                            <w:pP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 w:rsidRPr="000B0214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19" o:spid="_x0000_s1346" type="#_x0000_t202" style="position:absolute;left:1545;top:16167;width:72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koC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IwGfXieiUdAzh8AAAD//wMAUEsBAi0AFAAGAAgAAAAhANvh9svuAAAAhQEAABMAAAAAAAAAAAAA&#10;AAAAAAAAAFtDb250ZW50X1R5cGVzXS54bWxQSwECLQAUAAYACAAAACEAWvQsW78AAAAVAQAACwAA&#10;AAAAAAAAAAAAAAAfAQAAX3JlbHMvLnJlbHNQSwECLQAUAAYACAAAACEA0yZKAsMAAADcAAAADwAA&#10;AAAAAAAAAAAAAAAHAgAAZHJzL2Rvd25yZXYueG1sUEsFBgAAAAADAAMAtwAAAPcCAAAAAA==&#10;" filled="f" stroked="f">
                      <v:textbox>
                        <w:txbxContent>
                          <w:p w14:paraId="3EEC73F3" w14:textId="77777777" w:rsidR="00B04A18" w:rsidRDefault="00B04A18" w:rsidP="005F62F9">
                            <w:pPr>
                              <w:rPr>
                                <w:rFonts w:ascii="Arial Narrow" w:hAnsi="Arial Narrow"/>
                                <w:i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  <w:r>
                              <w:rPr>
                                <w:rFonts w:ascii="Arial Narrow" w:hAnsi="Arial Narrow"/>
                                <w:i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20" o:spid="_x0000_s1347" type="#_x0000_t202" style="position:absolute;left:2160;top:16128;width:115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NR1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omSQKPM/EIyPk/AAAA//8DAFBLAQItABQABgAIAAAAIQDb4fbL7gAAAIUBAAATAAAAAAAAAAAA&#10;AAAAAAAAAABbQ29udGVudF9UeXBlc10ueG1sUEsBAi0AFAAGAAgAAAAhAFr0LFu/AAAAFQEAAAsA&#10;AAAAAAAAAAAAAAAAHwEAAF9yZWxzLy5yZWxzUEsBAi0AFAAGAAgAAAAhACP01HXEAAAA3AAAAA8A&#10;AAAAAAAAAAAAAAAABwIAAGRycy9kb3ducmV2LnhtbFBLBQYAAAAAAwADALcAAAD4AgAAAAA=&#10;" filled="f" stroked="f">
                      <v:textbox>
                        <w:txbxContent>
                          <w:p w14:paraId="1162D229" w14:textId="77777777" w:rsidR="00B04A18" w:rsidRPr="000B0214" w:rsidRDefault="00B04A18" w:rsidP="005F62F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v:textbox>
                    </v:shape>
                    <v:shape id="Text Box 21" o:spid="_x0000_s1348" type="#_x0000_t202" style="position:absolute;left:3456;top:16128;width:100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HHu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6foPHmXgE5PIOAAD//wMAUEsBAi0AFAAGAAgAAAAhANvh9svuAAAAhQEAABMAAAAAAAAAAAAA&#10;AAAAAAAAAFtDb250ZW50X1R5cGVzXS54bWxQSwECLQAUAAYACAAAACEAWvQsW78AAAAVAQAACwAA&#10;AAAAAAAAAAAAAAAfAQAAX3JlbHMvLnJlbHNQSwECLQAUAAYACAAAACEATLhx7sMAAADcAAAADwAA&#10;AAAAAAAAAAAAAAAHAgAAZHJzL2Rvd25yZXYueG1sUEsFBgAAAAADAAMAtwAAAPcCAAAAAA==&#10;" filled="f" stroked="f">
                      <v:textbox>
                        <w:txbxContent>
                          <w:p w14:paraId="076D9F22" w14:textId="77777777" w:rsidR="00B04A18" w:rsidRPr="000B0214" w:rsidRDefault="00B04A18" w:rsidP="005F62F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v:textbox>
                    </v:shape>
                    <v:shape id="Text Box 22" o:spid="_x0000_s1349" type="#_x0000_t202" style="position:absolute;left:4320;top:16128;width:76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ema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ZDOl/A7Uw8AnL1BwAA//8DAFBLAQItABQABgAIAAAAIQDb4fbL7gAAAIUBAAATAAAAAAAAAAAA&#10;AAAAAAAAAABbQ29udGVudF9UeXBlc10ueG1sUEsBAi0AFAAGAAgAAAAhAFr0LFu/AAAAFQEAAAsA&#10;AAAAAAAAAAAAAAAAHwEAAF9yZWxzLy5yZWxzUEsBAi0AFAAGAAgAAAAhAMNR6ZrEAAAA3AAAAA8A&#10;AAAAAAAAAAAAAAAABwIAAGRycy9kb3ducmV2LnhtbFBLBQYAAAAAAwADALcAAAD4AgAAAAA=&#10;" filled="f" stroked="f">
                      <v:textbox>
                        <w:txbxContent>
                          <w:p w14:paraId="7BEC0DA5" w14:textId="77777777" w:rsidR="00B04A18" w:rsidRPr="000B0214" w:rsidRDefault="00B04A18" w:rsidP="005F62F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v:textbox>
                    </v:shape>
                  </v:group>
                </v:group>
                <v:shape id="Text Box 23" o:spid="_x0000_s1350" type="#_x0000_t202" style="position:absolute;left:4911;top:15697;width:5923;height: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UwB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qScQJ/Z+IRkPMnAAAA//8DAFBLAQItABQABgAIAAAAIQDb4fbL7gAAAIUBAAATAAAAAAAAAAAA&#10;AAAAAAAAAABbQ29udGVudF9UeXBlc10ueG1sUEsBAi0AFAAGAAgAAAAhAFr0LFu/AAAAFQEAAAsA&#10;AAAAAAAAAAAAAAAAHwEAAF9yZWxzLy5yZWxzUEsBAi0AFAAGAAgAAAAhAKwdTAHEAAAA3AAAAA8A&#10;AAAAAAAAAAAAAAAABwIAAGRycy9kb3ducmV2LnhtbFBLBQYAAAAAAwADALcAAAD4AgAAAAA=&#10;" filled="f" stroked="f">
                  <v:textbox>
                    <w:txbxContent>
                      <w:p w14:paraId="5782D67B" w14:textId="77777777" w:rsidR="00B04A18" w:rsidRPr="00BF0749" w:rsidRDefault="00B04A18" w:rsidP="005F62F9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ЮУМК.09.02.07.001</w:t>
                        </w:r>
                        <w:r w:rsidRPr="007E5E2C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.05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</w:t>
                        </w:r>
                        <w:r w:rsidRPr="00BF074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00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.ПЗ</w:t>
                        </w:r>
                      </w:p>
                    </w:txbxContent>
                  </v:textbox>
                </v:shape>
              </v:group>
              <v:shape id="Text Box 24" o:spid="_x0000_s1351" type="#_x0000_t202" style="position:absolute;left:10794;top:15971;width: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9J2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ZJHC7Uw8AnL9BwAA//8DAFBLAQItABQABgAIAAAAIQDb4fbL7gAAAIUBAAATAAAAAAAAAAAA&#10;AAAAAAAAAABbQ29udGVudF9UeXBlc10ueG1sUEsBAi0AFAAGAAgAAAAhAFr0LFu/AAAAFQEAAAsA&#10;AAAAAAAAAAAAAAAAHwEAAF9yZWxzLy5yZWxzUEsBAi0AFAAGAAgAAAAhAFzP0nbEAAAA3AAAAA8A&#10;AAAAAAAAAAAAAAAABwIAAGRycy9kb3ducmV2LnhtbFBLBQYAAAAAAwADALcAAAD4AgAAAAA=&#10;" filled="f" stroked="f">
                <v:textbox>
                  <w:txbxContent>
                    <w:p w14:paraId="10A702B6" w14:textId="77777777" w:rsidR="00B04A18" w:rsidRPr="007E5E2C" w:rsidRDefault="00B04A18" w:rsidP="005F62F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E5E2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7E5E2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>PAGE   \* MERGEFORMAT</w:instrText>
                      </w:r>
                      <w:r w:rsidRPr="007E5E2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EA3094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22</w:t>
                      </w:r>
                      <w:r w:rsidRPr="007E5E2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DF08F" w14:textId="77777777" w:rsidR="00B04A18" w:rsidRDefault="00B04A18">
    <w:pPr>
      <w:pStyle w:val="a3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3DA06" w14:textId="77777777" w:rsidR="00B04A18" w:rsidRDefault="00B04A1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A8A"/>
    <w:multiLevelType w:val="hybridMultilevel"/>
    <w:tmpl w:val="83F6E6B2"/>
    <w:lvl w:ilvl="0" w:tplc="0419000F">
      <w:start w:val="1"/>
      <w:numFmt w:val="decimal"/>
      <w:lvlText w:val="%1."/>
      <w:lvlJc w:val="left"/>
      <w:pPr>
        <w:ind w:left="2062" w:hanging="360"/>
      </w:pPr>
    </w:lvl>
    <w:lvl w:ilvl="1" w:tplc="04190019">
      <w:start w:val="1"/>
      <w:numFmt w:val="lowerLetter"/>
      <w:lvlText w:val="%2."/>
      <w:lvlJc w:val="left"/>
      <w:pPr>
        <w:ind w:left="2782" w:hanging="360"/>
      </w:pPr>
    </w:lvl>
    <w:lvl w:ilvl="2" w:tplc="0419001B">
      <w:start w:val="1"/>
      <w:numFmt w:val="lowerRoman"/>
      <w:lvlText w:val="%3."/>
      <w:lvlJc w:val="right"/>
      <w:pPr>
        <w:ind w:left="3502" w:hanging="180"/>
      </w:pPr>
    </w:lvl>
    <w:lvl w:ilvl="3" w:tplc="64A0AB76">
      <w:start w:val="1"/>
      <w:numFmt w:val="bullet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" w15:restartNumberingAfterBreak="0">
    <w:nsid w:val="06EE7A9C"/>
    <w:multiLevelType w:val="hybridMultilevel"/>
    <w:tmpl w:val="CC2E802A"/>
    <w:lvl w:ilvl="0" w:tplc="17B25A7C">
      <w:start w:val="1"/>
      <w:numFmt w:val="bullet"/>
      <w:suff w:val="space"/>
      <w:lvlText w:val=""/>
      <w:lvlJc w:val="left"/>
      <w:pPr>
        <w:ind w:left="2706" w:hanging="360"/>
      </w:pPr>
      <w:rPr>
        <w:rFonts w:ascii="Symbol" w:hAnsi="Symbol" w:hint="default"/>
      </w:rPr>
    </w:lvl>
    <w:lvl w:ilvl="1" w:tplc="50566BD2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07310E68"/>
    <w:multiLevelType w:val="hybridMultilevel"/>
    <w:tmpl w:val="0F8EF588"/>
    <w:lvl w:ilvl="0" w:tplc="C250043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 w15:restartNumberingAfterBreak="0">
    <w:nsid w:val="079A462D"/>
    <w:multiLevelType w:val="hybridMultilevel"/>
    <w:tmpl w:val="CE16CBC4"/>
    <w:lvl w:ilvl="0" w:tplc="292E34D8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 w15:restartNumberingAfterBreak="0">
    <w:nsid w:val="0E1731EC"/>
    <w:multiLevelType w:val="hybridMultilevel"/>
    <w:tmpl w:val="9A427490"/>
    <w:lvl w:ilvl="0" w:tplc="A08C8FF8">
      <w:start w:val="1"/>
      <w:numFmt w:val="bullet"/>
      <w:suff w:val="space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07925FA"/>
    <w:multiLevelType w:val="hybridMultilevel"/>
    <w:tmpl w:val="CB7291EE"/>
    <w:lvl w:ilvl="0" w:tplc="EF98387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123F2F5B"/>
    <w:multiLevelType w:val="multilevel"/>
    <w:tmpl w:val="DAB294B2"/>
    <w:lvl w:ilvl="0">
      <w:start w:val="1"/>
      <w:numFmt w:val="decimal"/>
      <w:suff w:val="space"/>
      <w:lvlText w:val="%1."/>
      <w:lvlJc w:val="left"/>
      <w:pPr>
        <w:ind w:left="3195" w:hanging="360"/>
      </w:pPr>
      <w:rPr>
        <w:rFonts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391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3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35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07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79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1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3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955" w:hanging="180"/>
      </w:pPr>
      <w:rPr>
        <w:rFonts w:hint="default"/>
      </w:rPr>
    </w:lvl>
  </w:abstractNum>
  <w:abstractNum w:abstractNumId="7" w15:restartNumberingAfterBreak="0">
    <w:nsid w:val="136B2BF1"/>
    <w:multiLevelType w:val="hybridMultilevel"/>
    <w:tmpl w:val="7FF4412C"/>
    <w:lvl w:ilvl="0" w:tplc="25A6C82A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8" w15:restartNumberingAfterBreak="0">
    <w:nsid w:val="17B3755D"/>
    <w:multiLevelType w:val="hybridMultilevel"/>
    <w:tmpl w:val="01E27242"/>
    <w:lvl w:ilvl="0" w:tplc="4C84E4B2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9" w15:restartNumberingAfterBreak="0">
    <w:nsid w:val="17E97044"/>
    <w:multiLevelType w:val="multilevel"/>
    <w:tmpl w:val="DE6A19CC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87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10" w15:restartNumberingAfterBreak="0">
    <w:nsid w:val="1EA72E26"/>
    <w:multiLevelType w:val="hybridMultilevel"/>
    <w:tmpl w:val="C5D07088"/>
    <w:lvl w:ilvl="0" w:tplc="831644B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11" w15:restartNumberingAfterBreak="0">
    <w:nsid w:val="1EBF31DE"/>
    <w:multiLevelType w:val="hybridMultilevel"/>
    <w:tmpl w:val="A392B83C"/>
    <w:lvl w:ilvl="0" w:tplc="4ACCC484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13B0A00"/>
    <w:multiLevelType w:val="multilevel"/>
    <w:tmpl w:val="20A60B54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>
      <w:start w:val="5"/>
      <w:numFmt w:val="decimal"/>
      <w:isLgl/>
      <w:lvlText w:val="%1.%2"/>
      <w:lvlJc w:val="left"/>
      <w:pPr>
        <w:ind w:left="177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5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13" w:hanging="2160"/>
      </w:pPr>
      <w:rPr>
        <w:rFonts w:hint="default"/>
      </w:rPr>
    </w:lvl>
  </w:abstractNum>
  <w:abstractNum w:abstractNumId="13" w15:restartNumberingAfterBreak="0">
    <w:nsid w:val="237900CD"/>
    <w:multiLevelType w:val="hybridMultilevel"/>
    <w:tmpl w:val="4A3E7F6C"/>
    <w:lvl w:ilvl="0" w:tplc="9C7A6AE4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4" w15:restartNumberingAfterBreak="0">
    <w:nsid w:val="24656909"/>
    <w:multiLevelType w:val="multilevel"/>
    <w:tmpl w:val="8390B286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decimal"/>
      <w:lvlText w:val="%1.%2"/>
      <w:lvlJc w:val="left"/>
      <w:pPr>
        <w:ind w:left="1631" w:hanging="420"/>
      </w:pPr>
    </w:lvl>
    <w:lvl w:ilvl="2">
      <w:start w:val="1"/>
      <w:numFmt w:val="decimal"/>
      <w:lvlText w:val="%1.%2.%3"/>
      <w:lvlJc w:val="left"/>
      <w:pPr>
        <w:ind w:left="1931" w:hanging="720"/>
      </w:pPr>
    </w:lvl>
    <w:lvl w:ilvl="3">
      <w:start w:val="1"/>
      <w:numFmt w:val="decimal"/>
      <w:lvlText w:val="%1.%2.%3.%4"/>
      <w:lvlJc w:val="left"/>
      <w:pPr>
        <w:ind w:left="2291" w:hanging="1080"/>
      </w:pPr>
    </w:lvl>
    <w:lvl w:ilvl="4">
      <w:start w:val="1"/>
      <w:numFmt w:val="decimal"/>
      <w:lvlText w:val="%1.%2.%3.%4.%5"/>
      <w:lvlJc w:val="left"/>
      <w:pPr>
        <w:ind w:left="2291" w:hanging="1080"/>
      </w:pPr>
    </w:lvl>
    <w:lvl w:ilvl="5">
      <w:start w:val="1"/>
      <w:numFmt w:val="decimal"/>
      <w:lvlText w:val="%1.%2.%3.%4.%5.%6"/>
      <w:lvlJc w:val="left"/>
      <w:pPr>
        <w:ind w:left="2651" w:hanging="1440"/>
      </w:pPr>
    </w:lvl>
    <w:lvl w:ilvl="6">
      <w:start w:val="1"/>
      <w:numFmt w:val="decimal"/>
      <w:lvlText w:val="%1.%2.%3.%4.%5.%6.%7"/>
      <w:lvlJc w:val="left"/>
      <w:pPr>
        <w:ind w:left="2651" w:hanging="1440"/>
      </w:pPr>
    </w:lvl>
    <w:lvl w:ilvl="7">
      <w:start w:val="1"/>
      <w:numFmt w:val="decimal"/>
      <w:lvlText w:val="%1.%2.%3.%4.%5.%6.%7.%8"/>
      <w:lvlJc w:val="left"/>
      <w:pPr>
        <w:ind w:left="3011" w:hanging="1800"/>
      </w:pPr>
    </w:lvl>
    <w:lvl w:ilvl="8">
      <w:start w:val="1"/>
      <w:numFmt w:val="decimal"/>
      <w:lvlText w:val="%1.%2.%3.%4.%5.%6.%7.%8.%9"/>
      <w:lvlJc w:val="left"/>
      <w:pPr>
        <w:ind w:left="3371" w:hanging="2160"/>
      </w:pPr>
    </w:lvl>
  </w:abstractNum>
  <w:abstractNum w:abstractNumId="15" w15:restartNumberingAfterBreak="0">
    <w:nsid w:val="24BC0206"/>
    <w:multiLevelType w:val="hybridMultilevel"/>
    <w:tmpl w:val="57EA274E"/>
    <w:lvl w:ilvl="0" w:tplc="6384281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6" w15:restartNumberingAfterBreak="0">
    <w:nsid w:val="279234A0"/>
    <w:multiLevelType w:val="hybridMultilevel"/>
    <w:tmpl w:val="80F22D0A"/>
    <w:lvl w:ilvl="0" w:tplc="672C5A6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7C322FB"/>
    <w:multiLevelType w:val="hybridMultilevel"/>
    <w:tmpl w:val="3606F186"/>
    <w:lvl w:ilvl="0" w:tplc="8BB07AF2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2925245E"/>
    <w:multiLevelType w:val="hybridMultilevel"/>
    <w:tmpl w:val="465207C2"/>
    <w:lvl w:ilvl="0" w:tplc="AE10249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9" w15:restartNumberingAfterBreak="0">
    <w:nsid w:val="29CC326C"/>
    <w:multiLevelType w:val="multilevel"/>
    <w:tmpl w:val="B75CB528"/>
    <w:lvl w:ilvl="0">
      <w:start w:val="1"/>
      <w:numFmt w:val="decimal"/>
      <w:suff w:val="space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4" w:hanging="180"/>
      </w:pPr>
      <w:rPr>
        <w:rFonts w:hint="default"/>
      </w:rPr>
    </w:lvl>
  </w:abstractNum>
  <w:abstractNum w:abstractNumId="20" w15:restartNumberingAfterBreak="0">
    <w:nsid w:val="2A2766B3"/>
    <w:multiLevelType w:val="hybridMultilevel"/>
    <w:tmpl w:val="1F4021A2"/>
    <w:lvl w:ilvl="0" w:tplc="51F47236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1" w15:restartNumberingAfterBreak="0">
    <w:nsid w:val="313165C8"/>
    <w:multiLevelType w:val="multilevel"/>
    <w:tmpl w:val="D3F4C1F6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>
      <w:start w:val="4"/>
      <w:numFmt w:val="decimal"/>
      <w:lvlText w:val="%1.%2"/>
      <w:lvlJc w:val="left"/>
      <w:pPr>
        <w:ind w:left="1803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3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9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13" w:hanging="2160"/>
      </w:pPr>
      <w:rPr>
        <w:rFonts w:hint="default"/>
      </w:rPr>
    </w:lvl>
  </w:abstractNum>
  <w:abstractNum w:abstractNumId="22" w15:restartNumberingAfterBreak="0">
    <w:nsid w:val="31943540"/>
    <w:multiLevelType w:val="hybridMultilevel"/>
    <w:tmpl w:val="EF52B88C"/>
    <w:lvl w:ilvl="0" w:tplc="FAE6F7CC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3" w15:restartNumberingAfterBreak="0">
    <w:nsid w:val="352E52C7"/>
    <w:multiLevelType w:val="hybridMultilevel"/>
    <w:tmpl w:val="0FE05F10"/>
    <w:lvl w:ilvl="0" w:tplc="8126205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 w15:restartNumberingAfterBreak="0">
    <w:nsid w:val="36907AEC"/>
    <w:multiLevelType w:val="hybridMultilevel"/>
    <w:tmpl w:val="E80CD38A"/>
    <w:lvl w:ilvl="0" w:tplc="0C86E2B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5" w15:restartNumberingAfterBreak="0">
    <w:nsid w:val="37613753"/>
    <w:multiLevelType w:val="hybridMultilevel"/>
    <w:tmpl w:val="5F60725E"/>
    <w:lvl w:ilvl="0" w:tplc="4600DD10">
      <w:start w:val="1"/>
      <w:numFmt w:val="bullet"/>
      <w:suff w:val="space"/>
      <w:lvlText w:val=""/>
      <w:lvlJc w:val="left"/>
      <w:pPr>
        <w:ind w:left="851" w:hanging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 w15:restartNumberingAfterBreak="0">
    <w:nsid w:val="37E509B7"/>
    <w:multiLevelType w:val="hybridMultilevel"/>
    <w:tmpl w:val="1842E990"/>
    <w:lvl w:ilvl="0" w:tplc="5D7E461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13" w:hanging="360"/>
      </w:pPr>
      <w:rPr>
        <w:rFonts w:ascii="Wingdings" w:hAnsi="Wingdings" w:hint="default"/>
      </w:rPr>
    </w:lvl>
  </w:abstractNum>
  <w:abstractNum w:abstractNumId="27" w15:restartNumberingAfterBreak="0">
    <w:nsid w:val="39BC23C8"/>
    <w:multiLevelType w:val="hybridMultilevel"/>
    <w:tmpl w:val="769CA29A"/>
    <w:lvl w:ilvl="0" w:tplc="A35EB50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710061"/>
    <w:multiLevelType w:val="hybridMultilevel"/>
    <w:tmpl w:val="26222F4A"/>
    <w:lvl w:ilvl="0" w:tplc="4EA81AD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9" w15:restartNumberingAfterBreak="0">
    <w:nsid w:val="3FC51BC9"/>
    <w:multiLevelType w:val="hybridMultilevel"/>
    <w:tmpl w:val="128A9F9C"/>
    <w:lvl w:ilvl="0" w:tplc="CE507E3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0" w15:restartNumberingAfterBreak="0">
    <w:nsid w:val="41BE592A"/>
    <w:multiLevelType w:val="hybridMultilevel"/>
    <w:tmpl w:val="5374DB0E"/>
    <w:lvl w:ilvl="0" w:tplc="F4DA0460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1" w15:restartNumberingAfterBreak="0">
    <w:nsid w:val="475078A3"/>
    <w:multiLevelType w:val="hybridMultilevel"/>
    <w:tmpl w:val="D1809D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9B60CF9"/>
    <w:multiLevelType w:val="hybridMultilevel"/>
    <w:tmpl w:val="21C83B42"/>
    <w:lvl w:ilvl="0" w:tplc="CBC6F742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031E26"/>
    <w:multiLevelType w:val="hybridMultilevel"/>
    <w:tmpl w:val="D38C5C00"/>
    <w:lvl w:ilvl="0" w:tplc="59021E04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4" w15:restartNumberingAfterBreak="0">
    <w:nsid w:val="4E927F33"/>
    <w:multiLevelType w:val="multilevel"/>
    <w:tmpl w:val="FFEA3F8C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bullet"/>
      <w:suff w:val="space"/>
      <w:lvlText w:val=""/>
      <w:lvlJc w:val="left"/>
      <w:pPr>
        <w:ind w:left="3873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35" w15:restartNumberingAfterBreak="0">
    <w:nsid w:val="50231C31"/>
    <w:multiLevelType w:val="hybridMultilevel"/>
    <w:tmpl w:val="E480C82A"/>
    <w:lvl w:ilvl="0" w:tplc="E888625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 w15:restartNumberingAfterBreak="0">
    <w:nsid w:val="52507D35"/>
    <w:multiLevelType w:val="hybridMultilevel"/>
    <w:tmpl w:val="EFD08CBC"/>
    <w:lvl w:ilvl="0" w:tplc="7B12E1E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37" w15:restartNumberingAfterBreak="0">
    <w:nsid w:val="54160E0F"/>
    <w:multiLevelType w:val="multilevel"/>
    <w:tmpl w:val="17744502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entative="1">
      <w:start w:val="1"/>
      <w:numFmt w:val="decimal"/>
      <w:lvlText w:val="%2."/>
      <w:lvlJc w:val="left"/>
      <w:pPr>
        <w:tabs>
          <w:tab w:val="num" w:pos="2073"/>
        </w:tabs>
        <w:ind w:left="2073" w:hanging="360"/>
      </w:pPr>
    </w:lvl>
    <w:lvl w:ilvl="2" w:tentative="1">
      <w:start w:val="1"/>
      <w:numFmt w:val="decimal"/>
      <w:lvlText w:val="%3."/>
      <w:lvlJc w:val="left"/>
      <w:pPr>
        <w:tabs>
          <w:tab w:val="num" w:pos="2793"/>
        </w:tabs>
        <w:ind w:left="2793" w:hanging="360"/>
      </w:pPr>
    </w:lvl>
    <w:lvl w:ilvl="3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entative="1">
      <w:start w:val="1"/>
      <w:numFmt w:val="decimal"/>
      <w:lvlText w:val="%5."/>
      <w:lvlJc w:val="left"/>
      <w:pPr>
        <w:tabs>
          <w:tab w:val="num" w:pos="4233"/>
        </w:tabs>
        <w:ind w:left="4233" w:hanging="360"/>
      </w:pPr>
    </w:lvl>
    <w:lvl w:ilvl="5" w:tentative="1">
      <w:start w:val="1"/>
      <w:numFmt w:val="decimal"/>
      <w:lvlText w:val="%6."/>
      <w:lvlJc w:val="left"/>
      <w:pPr>
        <w:tabs>
          <w:tab w:val="num" w:pos="4953"/>
        </w:tabs>
        <w:ind w:left="4953" w:hanging="360"/>
      </w:pPr>
    </w:lvl>
    <w:lvl w:ilvl="6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entative="1">
      <w:start w:val="1"/>
      <w:numFmt w:val="decimal"/>
      <w:lvlText w:val="%8."/>
      <w:lvlJc w:val="left"/>
      <w:pPr>
        <w:tabs>
          <w:tab w:val="num" w:pos="6393"/>
        </w:tabs>
        <w:ind w:left="6393" w:hanging="360"/>
      </w:pPr>
    </w:lvl>
    <w:lvl w:ilvl="8" w:tentative="1">
      <w:start w:val="1"/>
      <w:numFmt w:val="decimal"/>
      <w:lvlText w:val="%9."/>
      <w:lvlJc w:val="left"/>
      <w:pPr>
        <w:tabs>
          <w:tab w:val="num" w:pos="7113"/>
        </w:tabs>
        <w:ind w:left="7113" w:hanging="360"/>
      </w:pPr>
    </w:lvl>
  </w:abstractNum>
  <w:abstractNum w:abstractNumId="38" w15:restartNumberingAfterBreak="0">
    <w:nsid w:val="54534901"/>
    <w:multiLevelType w:val="hybridMultilevel"/>
    <w:tmpl w:val="1D18A6DC"/>
    <w:lvl w:ilvl="0" w:tplc="CAA6CBFC">
      <w:start w:val="3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9" w15:restartNumberingAfterBreak="0">
    <w:nsid w:val="55A96EC3"/>
    <w:multiLevelType w:val="hybridMultilevel"/>
    <w:tmpl w:val="5512E320"/>
    <w:lvl w:ilvl="0" w:tplc="6878505C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58E338F0"/>
    <w:multiLevelType w:val="hybridMultilevel"/>
    <w:tmpl w:val="D6C0FC52"/>
    <w:lvl w:ilvl="0" w:tplc="968260A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A6C3D94"/>
    <w:multiLevelType w:val="hybridMultilevel"/>
    <w:tmpl w:val="51D254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5B2B597A"/>
    <w:multiLevelType w:val="hybridMultilevel"/>
    <w:tmpl w:val="F732FC38"/>
    <w:lvl w:ilvl="0" w:tplc="B84A9A7C">
      <w:start w:val="1"/>
      <w:numFmt w:val="bullet"/>
      <w:suff w:val="space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3" w15:restartNumberingAfterBreak="0">
    <w:nsid w:val="5C78409A"/>
    <w:multiLevelType w:val="hybridMultilevel"/>
    <w:tmpl w:val="A7363D42"/>
    <w:lvl w:ilvl="0" w:tplc="CF86F73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4" w15:restartNumberingAfterBreak="0">
    <w:nsid w:val="5D3870B0"/>
    <w:multiLevelType w:val="hybridMultilevel"/>
    <w:tmpl w:val="6388D7C8"/>
    <w:lvl w:ilvl="0" w:tplc="D89EE5A4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5F2306E2"/>
    <w:multiLevelType w:val="multilevel"/>
    <w:tmpl w:val="A260C50E"/>
    <w:lvl w:ilvl="0">
      <w:start w:val="1"/>
      <w:numFmt w:val="decimal"/>
      <w:suff w:val="space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4" w:hanging="180"/>
      </w:pPr>
      <w:rPr>
        <w:rFonts w:hint="default"/>
      </w:rPr>
    </w:lvl>
  </w:abstractNum>
  <w:abstractNum w:abstractNumId="46" w15:restartNumberingAfterBreak="0">
    <w:nsid w:val="5F906829"/>
    <w:multiLevelType w:val="hybridMultilevel"/>
    <w:tmpl w:val="83445D68"/>
    <w:lvl w:ilvl="0" w:tplc="8518715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7" w15:restartNumberingAfterBreak="0">
    <w:nsid w:val="5FFC1DC7"/>
    <w:multiLevelType w:val="hybridMultilevel"/>
    <w:tmpl w:val="638C87D6"/>
    <w:lvl w:ilvl="0" w:tplc="345644B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8" w15:restartNumberingAfterBreak="0">
    <w:nsid w:val="640725F1"/>
    <w:multiLevelType w:val="hybridMultilevel"/>
    <w:tmpl w:val="2EC80DDA"/>
    <w:lvl w:ilvl="0" w:tplc="7724126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9" w15:restartNumberingAfterBreak="0">
    <w:nsid w:val="648B7938"/>
    <w:multiLevelType w:val="hybridMultilevel"/>
    <w:tmpl w:val="63485FEC"/>
    <w:lvl w:ilvl="0" w:tplc="6B30A4A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0" w15:restartNumberingAfterBreak="0">
    <w:nsid w:val="65B3470A"/>
    <w:multiLevelType w:val="hybridMultilevel"/>
    <w:tmpl w:val="FD704788"/>
    <w:lvl w:ilvl="0" w:tplc="853255E8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51" w15:restartNumberingAfterBreak="0">
    <w:nsid w:val="65CF74F6"/>
    <w:multiLevelType w:val="hybridMultilevel"/>
    <w:tmpl w:val="46E6706E"/>
    <w:lvl w:ilvl="0" w:tplc="B0702E0C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6853A51"/>
    <w:multiLevelType w:val="hybridMultilevel"/>
    <w:tmpl w:val="5BD42A24"/>
    <w:lvl w:ilvl="0" w:tplc="67ACAF18">
      <w:start w:val="1"/>
      <w:numFmt w:val="decimal"/>
      <w:suff w:val="space"/>
      <w:lvlText w:val="%1."/>
      <w:lvlJc w:val="left"/>
      <w:pPr>
        <w:ind w:left="5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716" w:hanging="360"/>
      </w:pPr>
    </w:lvl>
    <w:lvl w:ilvl="2" w:tplc="0419001B">
      <w:start w:val="1"/>
      <w:numFmt w:val="lowerRoman"/>
      <w:lvlText w:val="%3."/>
      <w:lvlJc w:val="right"/>
      <w:pPr>
        <w:ind w:left="3436" w:hanging="180"/>
      </w:pPr>
    </w:lvl>
    <w:lvl w:ilvl="3" w:tplc="BC36FB8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53" w15:restartNumberingAfterBreak="0">
    <w:nsid w:val="67C71168"/>
    <w:multiLevelType w:val="hybridMultilevel"/>
    <w:tmpl w:val="51BE4534"/>
    <w:lvl w:ilvl="0" w:tplc="AEBCECE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690B14FB"/>
    <w:multiLevelType w:val="hybridMultilevel"/>
    <w:tmpl w:val="80F49D2E"/>
    <w:lvl w:ilvl="0" w:tplc="70445DB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69604942"/>
    <w:multiLevelType w:val="hybridMultilevel"/>
    <w:tmpl w:val="7D7094E6"/>
    <w:lvl w:ilvl="0" w:tplc="AAECD18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6" w15:restartNumberingAfterBreak="0">
    <w:nsid w:val="6A5F1E3F"/>
    <w:multiLevelType w:val="hybridMultilevel"/>
    <w:tmpl w:val="569AC874"/>
    <w:lvl w:ilvl="0" w:tplc="7D82422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7" w15:restartNumberingAfterBreak="0">
    <w:nsid w:val="6AA63CAC"/>
    <w:multiLevelType w:val="hybridMultilevel"/>
    <w:tmpl w:val="8938B040"/>
    <w:lvl w:ilvl="0" w:tplc="10747810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8" w15:restartNumberingAfterBreak="0">
    <w:nsid w:val="6B224200"/>
    <w:multiLevelType w:val="hybridMultilevel"/>
    <w:tmpl w:val="C1F674FC"/>
    <w:lvl w:ilvl="0" w:tplc="93C2F984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9" w15:restartNumberingAfterBreak="0">
    <w:nsid w:val="6B584AEE"/>
    <w:multiLevelType w:val="hybridMultilevel"/>
    <w:tmpl w:val="571C20DA"/>
    <w:lvl w:ilvl="0" w:tplc="6152F7AE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0" w15:restartNumberingAfterBreak="0">
    <w:nsid w:val="6C333345"/>
    <w:multiLevelType w:val="multilevel"/>
    <w:tmpl w:val="394C6434"/>
    <w:lvl w:ilvl="0">
      <w:start w:val="1"/>
      <w:numFmt w:val="bullet"/>
      <w:suff w:val="space"/>
      <w:lvlText w:val=""/>
      <w:lvlJc w:val="left"/>
      <w:pPr>
        <w:ind w:left="1636" w:hanging="360"/>
      </w:pPr>
      <w:rPr>
        <w:rFonts w:ascii="Symbol" w:hAnsi="Symbol" w:hint="default"/>
        <w:sz w:val="28"/>
      </w:rPr>
    </w:lvl>
    <w:lvl w:ilvl="1">
      <w:start w:val="1"/>
      <w:numFmt w:val="lowerLetter"/>
      <w:lvlText w:val="%2."/>
      <w:lvlJc w:val="left"/>
      <w:pPr>
        <w:ind w:left="271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43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15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87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59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03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756" w:hanging="180"/>
      </w:pPr>
      <w:rPr>
        <w:rFonts w:hint="default"/>
      </w:rPr>
    </w:lvl>
  </w:abstractNum>
  <w:abstractNum w:abstractNumId="61" w15:restartNumberingAfterBreak="0">
    <w:nsid w:val="73391532"/>
    <w:multiLevelType w:val="hybridMultilevel"/>
    <w:tmpl w:val="95E020A0"/>
    <w:lvl w:ilvl="0" w:tplc="0668012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2" w15:restartNumberingAfterBreak="0">
    <w:nsid w:val="73C40141"/>
    <w:multiLevelType w:val="hybridMultilevel"/>
    <w:tmpl w:val="CFC2BFD6"/>
    <w:lvl w:ilvl="0" w:tplc="DE8E86B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63" w15:restartNumberingAfterBreak="0">
    <w:nsid w:val="73D46A1A"/>
    <w:multiLevelType w:val="hybridMultilevel"/>
    <w:tmpl w:val="CD50FBB6"/>
    <w:lvl w:ilvl="0" w:tplc="9D5EA914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4" w15:restartNumberingAfterBreak="0">
    <w:nsid w:val="753C4B7E"/>
    <w:multiLevelType w:val="hybridMultilevel"/>
    <w:tmpl w:val="812E4C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 w15:restartNumberingAfterBreak="0">
    <w:nsid w:val="75A34FBC"/>
    <w:multiLevelType w:val="hybridMultilevel"/>
    <w:tmpl w:val="73724CBA"/>
    <w:lvl w:ilvl="0" w:tplc="10F0165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6" w15:restartNumberingAfterBreak="0">
    <w:nsid w:val="76265F0B"/>
    <w:multiLevelType w:val="hybridMultilevel"/>
    <w:tmpl w:val="FFCE2CA2"/>
    <w:lvl w:ilvl="0" w:tplc="84D6649A">
      <w:start w:val="1"/>
      <w:numFmt w:val="bullet"/>
      <w:suff w:val="space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7" w15:restartNumberingAfterBreak="0">
    <w:nsid w:val="76770371"/>
    <w:multiLevelType w:val="hybridMultilevel"/>
    <w:tmpl w:val="58D07676"/>
    <w:lvl w:ilvl="0" w:tplc="2BB8B11A">
      <w:start w:val="1"/>
      <w:numFmt w:val="bullet"/>
      <w:suff w:val="space"/>
      <w:lvlText w:val=""/>
      <w:lvlJc w:val="left"/>
      <w:pPr>
        <w:ind w:left="2592" w:hanging="360"/>
      </w:pPr>
      <w:rPr>
        <w:rFonts w:ascii="Symbol" w:hAnsi="Symbol" w:hint="default"/>
      </w:rPr>
    </w:lvl>
    <w:lvl w:ilvl="1" w:tplc="6426635C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8" w15:restartNumberingAfterBreak="0">
    <w:nsid w:val="778451A7"/>
    <w:multiLevelType w:val="multilevel"/>
    <w:tmpl w:val="73C6D0B8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87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69" w15:restartNumberingAfterBreak="0">
    <w:nsid w:val="7ACC43F4"/>
    <w:multiLevelType w:val="multilevel"/>
    <w:tmpl w:val="143ED88E"/>
    <w:lvl w:ilvl="0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  <w:b w:val="0"/>
        <w:color w:val="auto"/>
        <w:sz w:val="28"/>
      </w:rPr>
    </w:lvl>
    <w:lvl w:ilvl="1">
      <w:start w:val="1"/>
      <w:numFmt w:val="lowerLetter"/>
      <w:lvlText w:val="%2."/>
      <w:lvlJc w:val="left"/>
      <w:pPr>
        <w:ind w:left="207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9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1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23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95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9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13" w:hanging="180"/>
      </w:pPr>
      <w:rPr>
        <w:rFonts w:hint="default"/>
      </w:rPr>
    </w:lvl>
  </w:abstractNum>
  <w:abstractNum w:abstractNumId="70" w15:restartNumberingAfterBreak="0">
    <w:nsid w:val="7B181DAF"/>
    <w:multiLevelType w:val="hybridMultilevel"/>
    <w:tmpl w:val="CE16CBC4"/>
    <w:lvl w:ilvl="0" w:tplc="292E34D8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71" w15:restartNumberingAfterBreak="0">
    <w:nsid w:val="7BB63ADA"/>
    <w:multiLevelType w:val="hybridMultilevel"/>
    <w:tmpl w:val="E53CE036"/>
    <w:lvl w:ilvl="0" w:tplc="C582A5D8">
      <w:start w:val="2"/>
      <w:numFmt w:val="decimal"/>
      <w:suff w:val="space"/>
      <w:lvlText w:val="%1.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32"/>
  </w:num>
  <w:num w:numId="3">
    <w:abstractNumId w:val="10"/>
  </w:num>
  <w:num w:numId="4">
    <w:abstractNumId w:val="5"/>
  </w:num>
  <w:num w:numId="5">
    <w:abstractNumId w:val="8"/>
  </w:num>
  <w:num w:numId="6">
    <w:abstractNumId w:val="63"/>
  </w:num>
  <w:num w:numId="7">
    <w:abstractNumId w:val="70"/>
  </w:num>
  <w:num w:numId="8">
    <w:abstractNumId w:val="49"/>
  </w:num>
  <w:num w:numId="9">
    <w:abstractNumId w:val="1"/>
  </w:num>
  <w:num w:numId="10">
    <w:abstractNumId w:val="33"/>
  </w:num>
  <w:num w:numId="11">
    <w:abstractNumId w:val="59"/>
  </w:num>
  <w:num w:numId="12">
    <w:abstractNumId w:val="19"/>
  </w:num>
  <w:num w:numId="13">
    <w:abstractNumId w:val="9"/>
  </w:num>
  <w:num w:numId="14">
    <w:abstractNumId w:val="68"/>
  </w:num>
  <w:num w:numId="15">
    <w:abstractNumId w:val="14"/>
  </w:num>
  <w:num w:numId="16">
    <w:abstractNumId w:val="21"/>
  </w:num>
  <w:num w:numId="17">
    <w:abstractNumId w:val="60"/>
  </w:num>
  <w:num w:numId="18">
    <w:abstractNumId w:val="69"/>
  </w:num>
  <w:num w:numId="19">
    <w:abstractNumId w:val="27"/>
  </w:num>
  <w:num w:numId="20">
    <w:abstractNumId w:val="0"/>
  </w:num>
  <w:num w:numId="21">
    <w:abstractNumId w:val="52"/>
  </w:num>
  <w:num w:numId="22">
    <w:abstractNumId w:val="4"/>
  </w:num>
  <w:num w:numId="23">
    <w:abstractNumId w:val="23"/>
  </w:num>
  <w:num w:numId="24">
    <w:abstractNumId w:val="34"/>
  </w:num>
  <w:num w:numId="25">
    <w:abstractNumId w:val="45"/>
  </w:num>
  <w:num w:numId="26">
    <w:abstractNumId w:val="24"/>
  </w:num>
  <w:num w:numId="27">
    <w:abstractNumId w:val="62"/>
  </w:num>
  <w:num w:numId="28">
    <w:abstractNumId w:val="13"/>
  </w:num>
  <w:num w:numId="29">
    <w:abstractNumId w:val="40"/>
  </w:num>
  <w:num w:numId="30">
    <w:abstractNumId w:val="67"/>
  </w:num>
  <w:num w:numId="31">
    <w:abstractNumId w:val="36"/>
  </w:num>
  <w:num w:numId="32">
    <w:abstractNumId w:val="50"/>
  </w:num>
  <w:num w:numId="33">
    <w:abstractNumId w:val="17"/>
  </w:num>
  <w:num w:numId="34">
    <w:abstractNumId w:val="20"/>
  </w:num>
  <w:num w:numId="35">
    <w:abstractNumId w:val="28"/>
  </w:num>
  <w:num w:numId="36">
    <w:abstractNumId w:val="66"/>
  </w:num>
  <w:num w:numId="37">
    <w:abstractNumId w:val="61"/>
  </w:num>
  <w:num w:numId="38">
    <w:abstractNumId w:val="7"/>
  </w:num>
  <w:num w:numId="39">
    <w:abstractNumId w:val="57"/>
  </w:num>
  <w:num w:numId="40">
    <w:abstractNumId w:val="16"/>
  </w:num>
  <w:num w:numId="41">
    <w:abstractNumId w:val="22"/>
  </w:num>
  <w:num w:numId="42">
    <w:abstractNumId w:val="26"/>
  </w:num>
  <w:num w:numId="43">
    <w:abstractNumId w:val="15"/>
  </w:num>
  <w:num w:numId="44">
    <w:abstractNumId w:val="18"/>
  </w:num>
  <w:num w:numId="45">
    <w:abstractNumId w:val="55"/>
  </w:num>
  <w:num w:numId="46">
    <w:abstractNumId w:val="56"/>
  </w:num>
  <w:num w:numId="47">
    <w:abstractNumId w:val="43"/>
  </w:num>
  <w:num w:numId="48">
    <w:abstractNumId w:val="29"/>
  </w:num>
  <w:num w:numId="49">
    <w:abstractNumId w:val="35"/>
  </w:num>
  <w:num w:numId="50">
    <w:abstractNumId w:val="2"/>
  </w:num>
  <w:num w:numId="51">
    <w:abstractNumId w:val="48"/>
  </w:num>
  <w:num w:numId="52">
    <w:abstractNumId w:val="65"/>
  </w:num>
  <w:num w:numId="53">
    <w:abstractNumId w:val="6"/>
  </w:num>
  <w:num w:numId="54">
    <w:abstractNumId w:val="47"/>
  </w:num>
  <w:num w:numId="55">
    <w:abstractNumId w:val="12"/>
  </w:num>
  <w:num w:numId="56">
    <w:abstractNumId w:val="46"/>
  </w:num>
  <w:num w:numId="57">
    <w:abstractNumId w:val="53"/>
  </w:num>
  <w:num w:numId="58">
    <w:abstractNumId w:val="3"/>
  </w:num>
  <w:num w:numId="59">
    <w:abstractNumId w:val="44"/>
  </w:num>
  <w:num w:numId="60">
    <w:abstractNumId w:val="54"/>
  </w:num>
  <w:num w:numId="61">
    <w:abstractNumId w:val="11"/>
  </w:num>
  <w:num w:numId="62">
    <w:abstractNumId w:val="71"/>
  </w:num>
  <w:num w:numId="63">
    <w:abstractNumId w:val="39"/>
  </w:num>
  <w:num w:numId="64">
    <w:abstractNumId w:val="42"/>
  </w:num>
  <w:num w:numId="65">
    <w:abstractNumId w:val="31"/>
  </w:num>
  <w:num w:numId="66">
    <w:abstractNumId w:val="51"/>
  </w:num>
  <w:num w:numId="67">
    <w:abstractNumId w:val="64"/>
  </w:num>
  <w:num w:numId="68">
    <w:abstractNumId w:val="25"/>
  </w:num>
  <w:num w:numId="69">
    <w:abstractNumId w:val="41"/>
  </w:num>
  <w:num w:numId="70">
    <w:abstractNumId w:val="58"/>
  </w:num>
  <w:num w:numId="71">
    <w:abstractNumId w:val="37"/>
  </w:num>
  <w:num w:numId="72">
    <w:abstractNumId w:val="38"/>
  </w:num>
  <w:numIdMacAtCleanup w:val="6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Вильгаук Анастасия Андреевна">
    <w15:presenceInfo w15:providerId="AD" w15:userId="S-1-5-21-358379669-2321405506-620902764-3228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9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37B6"/>
    <w:rsid w:val="000036A5"/>
    <w:rsid w:val="00017F18"/>
    <w:rsid w:val="000202AE"/>
    <w:rsid w:val="00022291"/>
    <w:rsid w:val="00031FAB"/>
    <w:rsid w:val="000468A5"/>
    <w:rsid w:val="000746A5"/>
    <w:rsid w:val="00075050"/>
    <w:rsid w:val="000A0E77"/>
    <w:rsid w:val="000A1745"/>
    <w:rsid w:val="000B0214"/>
    <w:rsid w:val="000B0762"/>
    <w:rsid w:val="000B1B78"/>
    <w:rsid w:val="000B4609"/>
    <w:rsid w:val="000B5F85"/>
    <w:rsid w:val="000C641D"/>
    <w:rsid w:val="000F7404"/>
    <w:rsid w:val="00107D7A"/>
    <w:rsid w:val="00117D40"/>
    <w:rsid w:val="00121768"/>
    <w:rsid w:val="00124C39"/>
    <w:rsid w:val="001276A1"/>
    <w:rsid w:val="00130F1D"/>
    <w:rsid w:val="001323BB"/>
    <w:rsid w:val="00132713"/>
    <w:rsid w:val="00132B6B"/>
    <w:rsid w:val="001454A4"/>
    <w:rsid w:val="00152AA8"/>
    <w:rsid w:val="00166C88"/>
    <w:rsid w:val="00171278"/>
    <w:rsid w:val="00173224"/>
    <w:rsid w:val="00180372"/>
    <w:rsid w:val="001852D8"/>
    <w:rsid w:val="001923E1"/>
    <w:rsid w:val="001A32EC"/>
    <w:rsid w:val="001A3551"/>
    <w:rsid w:val="001B5BAD"/>
    <w:rsid w:val="001B70F0"/>
    <w:rsid w:val="001C6810"/>
    <w:rsid w:val="001C7F8E"/>
    <w:rsid w:val="001D2652"/>
    <w:rsid w:val="001F60DF"/>
    <w:rsid w:val="0020688F"/>
    <w:rsid w:val="00216AB0"/>
    <w:rsid w:val="00220845"/>
    <w:rsid w:val="00243DD2"/>
    <w:rsid w:val="00250517"/>
    <w:rsid w:val="002553FD"/>
    <w:rsid w:val="002803E2"/>
    <w:rsid w:val="00284547"/>
    <w:rsid w:val="00296B6A"/>
    <w:rsid w:val="002A2EFA"/>
    <w:rsid w:val="002A6992"/>
    <w:rsid w:val="002B088B"/>
    <w:rsid w:val="002B31D6"/>
    <w:rsid w:val="002C2474"/>
    <w:rsid w:val="002D1BED"/>
    <w:rsid w:val="002E710A"/>
    <w:rsid w:val="003000F7"/>
    <w:rsid w:val="003069FC"/>
    <w:rsid w:val="00312CD6"/>
    <w:rsid w:val="0031307A"/>
    <w:rsid w:val="0033240B"/>
    <w:rsid w:val="00332F70"/>
    <w:rsid w:val="00343852"/>
    <w:rsid w:val="00344044"/>
    <w:rsid w:val="003645D9"/>
    <w:rsid w:val="0036550A"/>
    <w:rsid w:val="00372A0C"/>
    <w:rsid w:val="00381ABA"/>
    <w:rsid w:val="00387E1B"/>
    <w:rsid w:val="00392624"/>
    <w:rsid w:val="003A06CB"/>
    <w:rsid w:val="003A14E2"/>
    <w:rsid w:val="003A6CA0"/>
    <w:rsid w:val="003B1DB7"/>
    <w:rsid w:val="003B4C40"/>
    <w:rsid w:val="003C3B1C"/>
    <w:rsid w:val="003C3F35"/>
    <w:rsid w:val="003D0F03"/>
    <w:rsid w:val="003D4110"/>
    <w:rsid w:val="003E04F6"/>
    <w:rsid w:val="003E45D4"/>
    <w:rsid w:val="0040298C"/>
    <w:rsid w:val="00414774"/>
    <w:rsid w:val="00414AD2"/>
    <w:rsid w:val="00415E4A"/>
    <w:rsid w:val="00431E43"/>
    <w:rsid w:val="00441897"/>
    <w:rsid w:val="00443B9B"/>
    <w:rsid w:val="00445B83"/>
    <w:rsid w:val="00455F9C"/>
    <w:rsid w:val="004669C8"/>
    <w:rsid w:val="00487812"/>
    <w:rsid w:val="004878E5"/>
    <w:rsid w:val="00493036"/>
    <w:rsid w:val="004B2AD3"/>
    <w:rsid w:val="004B2CC0"/>
    <w:rsid w:val="004B5A7F"/>
    <w:rsid w:val="004B5D47"/>
    <w:rsid w:val="004C41E8"/>
    <w:rsid w:val="004D1FE1"/>
    <w:rsid w:val="004E260F"/>
    <w:rsid w:val="004E4172"/>
    <w:rsid w:val="00507A80"/>
    <w:rsid w:val="005261D0"/>
    <w:rsid w:val="00532324"/>
    <w:rsid w:val="00534646"/>
    <w:rsid w:val="00545A20"/>
    <w:rsid w:val="00545EF1"/>
    <w:rsid w:val="0054743E"/>
    <w:rsid w:val="005522F8"/>
    <w:rsid w:val="0055534B"/>
    <w:rsid w:val="00556039"/>
    <w:rsid w:val="005607AF"/>
    <w:rsid w:val="00564E52"/>
    <w:rsid w:val="00583E69"/>
    <w:rsid w:val="005865C9"/>
    <w:rsid w:val="00594EC8"/>
    <w:rsid w:val="00595FBF"/>
    <w:rsid w:val="005969DE"/>
    <w:rsid w:val="0059779B"/>
    <w:rsid w:val="00597DFE"/>
    <w:rsid w:val="005A61D8"/>
    <w:rsid w:val="005B0D45"/>
    <w:rsid w:val="005B5A9D"/>
    <w:rsid w:val="005C1705"/>
    <w:rsid w:val="005C23B4"/>
    <w:rsid w:val="005D2774"/>
    <w:rsid w:val="005D71D4"/>
    <w:rsid w:val="005E18FA"/>
    <w:rsid w:val="005F62F9"/>
    <w:rsid w:val="005F7264"/>
    <w:rsid w:val="00611EB5"/>
    <w:rsid w:val="00612C44"/>
    <w:rsid w:val="0061586A"/>
    <w:rsid w:val="00623169"/>
    <w:rsid w:val="00630EE1"/>
    <w:rsid w:val="006325E5"/>
    <w:rsid w:val="0063654D"/>
    <w:rsid w:val="006403EC"/>
    <w:rsid w:val="006405EC"/>
    <w:rsid w:val="006415CC"/>
    <w:rsid w:val="006426AC"/>
    <w:rsid w:val="00647EA1"/>
    <w:rsid w:val="006512C0"/>
    <w:rsid w:val="00652CD5"/>
    <w:rsid w:val="0066346D"/>
    <w:rsid w:val="00665D47"/>
    <w:rsid w:val="00670242"/>
    <w:rsid w:val="00674BF4"/>
    <w:rsid w:val="00685DE8"/>
    <w:rsid w:val="00697196"/>
    <w:rsid w:val="006A76CF"/>
    <w:rsid w:val="006C3F58"/>
    <w:rsid w:val="006C5D90"/>
    <w:rsid w:val="006D0D00"/>
    <w:rsid w:val="006D13B2"/>
    <w:rsid w:val="006D6867"/>
    <w:rsid w:val="006E43DD"/>
    <w:rsid w:val="006E79DF"/>
    <w:rsid w:val="006F0A4D"/>
    <w:rsid w:val="006F56F0"/>
    <w:rsid w:val="006F7236"/>
    <w:rsid w:val="007208AF"/>
    <w:rsid w:val="00720EA4"/>
    <w:rsid w:val="007226D2"/>
    <w:rsid w:val="007254BE"/>
    <w:rsid w:val="00733296"/>
    <w:rsid w:val="007335AA"/>
    <w:rsid w:val="00734132"/>
    <w:rsid w:val="00735EE1"/>
    <w:rsid w:val="0075038E"/>
    <w:rsid w:val="00755799"/>
    <w:rsid w:val="00772136"/>
    <w:rsid w:val="00773230"/>
    <w:rsid w:val="007754C3"/>
    <w:rsid w:val="00777B52"/>
    <w:rsid w:val="007802F9"/>
    <w:rsid w:val="00797E58"/>
    <w:rsid w:val="007A27FC"/>
    <w:rsid w:val="007A5628"/>
    <w:rsid w:val="007A7CA8"/>
    <w:rsid w:val="007C37B6"/>
    <w:rsid w:val="007E5E2C"/>
    <w:rsid w:val="007F71F3"/>
    <w:rsid w:val="00807F0F"/>
    <w:rsid w:val="008120F6"/>
    <w:rsid w:val="008123C0"/>
    <w:rsid w:val="00816FAB"/>
    <w:rsid w:val="00832E6D"/>
    <w:rsid w:val="00833900"/>
    <w:rsid w:val="0083665C"/>
    <w:rsid w:val="008421F7"/>
    <w:rsid w:val="008522CD"/>
    <w:rsid w:val="0085303D"/>
    <w:rsid w:val="008607F6"/>
    <w:rsid w:val="00864030"/>
    <w:rsid w:val="008651D8"/>
    <w:rsid w:val="00865CD3"/>
    <w:rsid w:val="00871CDB"/>
    <w:rsid w:val="00872EDD"/>
    <w:rsid w:val="00877CDA"/>
    <w:rsid w:val="00886EF1"/>
    <w:rsid w:val="00890B28"/>
    <w:rsid w:val="00891826"/>
    <w:rsid w:val="0089696F"/>
    <w:rsid w:val="008A1544"/>
    <w:rsid w:val="008A62B0"/>
    <w:rsid w:val="008B3C1C"/>
    <w:rsid w:val="008C4D1F"/>
    <w:rsid w:val="008C67AE"/>
    <w:rsid w:val="008D0E73"/>
    <w:rsid w:val="008D1F87"/>
    <w:rsid w:val="008D2C78"/>
    <w:rsid w:val="008E4312"/>
    <w:rsid w:val="008F72F0"/>
    <w:rsid w:val="00911C03"/>
    <w:rsid w:val="00925968"/>
    <w:rsid w:val="00937E1E"/>
    <w:rsid w:val="00950862"/>
    <w:rsid w:val="00952A53"/>
    <w:rsid w:val="00961637"/>
    <w:rsid w:val="00973E50"/>
    <w:rsid w:val="009851DA"/>
    <w:rsid w:val="009958D4"/>
    <w:rsid w:val="009A0372"/>
    <w:rsid w:val="009A1AD8"/>
    <w:rsid w:val="009A21C1"/>
    <w:rsid w:val="009A5AEC"/>
    <w:rsid w:val="009A5FDA"/>
    <w:rsid w:val="009C609C"/>
    <w:rsid w:val="009C7766"/>
    <w:rsid w:val="009D7451"/>
    <w:rsid w:val="009D7B46"/>
    <w:rsid w:val="009E78F1"/>
    <w:rsid w:val="009F31AB"/>
    <w:rsid w:val="009F7696"/>
    <w:rsid w:val="00A014BA"/>
    <w:rsid w:val="00A044E0"/>
    <w:rsid w:val="00A13ABE"/>
    <w:rsid w:val="00A2502B"/>
    <w:rsid w:val="00A31795"/>
    <w:rsid w:val="00A32132"/>
    <w:rsid w:val="00A40C39"/>
    <w:rsid w:val="00A44BBA"/>
    <w:rsid w:val="00A44F92"/>
    <w:rsid w:val="00A532A2"/>
    <w:rsid w:val="00A77CD6"/>
    <w:rsid w:val="00A800F8"/>
    <w:rsid w:val="00A83939"/>
    <w:rsid w:val="00A91BCB"/>
    <w:rsid w:val="00A94F6D"/>
    <w:rsid w:val="00AB1B41"/>
    <w:rsid w:val="00AC0DC5"/>
    <w:rsid w:val="00AC217D"/>
    <w:rsid w:val="00AC3A46"/>
    <w:rsid w:val="00AD7915"/>
    <w:rsid w:val="00AE1EC5"/>
    <w:rsid w:val="00AF3D42"/>
    <w:rsid w:val="00AF6FFA"/>
    <w:rsid w:val="00B01531"/>
    <w:rsid w:val="00B018AE"/>
    <w:rsid w:val="00B04A18"/>
    <w:rsid w:val="00B140E8"/>
    <w:rsid w:val="00B142E7"/>
    <w:rsid w:val="00B16219"/>
    <w:rsid w:val="00B20EA9"/>
    <w:rsid w:val="00B2555E"/>
    <w:rsid w:val="00B309CD"/>
    <w:rsid w:val="00B30C3E"/>
    <w:rsid w:val="00B32492"/>
    <w:rsid w:val="00B475C0"/>
    <w:rsid w:val="00B51BA4"/>
    <w:rsid w:val="00B677C0"/>
    <w:rsid w:val="00B70113"/>
    <w:rsid w:val="00B71C90"/>
    <w:rsid w:val="00B81971"/>
    <w:rsid w:val="00B81B3E"/>
    <w:rsid w:val="00BA2DB1"/>
    <w:rsid w:val="00BB271F"/>
    <w:rsid w:val="00BE1E62"/>
    <w:rsid w:val="00BF09D7"/>
    <w:rsid w:val="00C00B8D"/>
    <w:rsid w:val="00C01C04"/>
    <w:rsid w:val="00C029FE"/>
    <w:rsid w:val="00C11ACA"/>
    <w:rsid w:val="00C208CE"/>
    <w:rsid w:val="00C30170"/>
    <w:rsid w:val="00C431D2"/>
    <w:rsid w:val="00C50AA4"/>
    <w:rsid w:val="00C523D3"/>
    <w:rsid w:val="00C55A17"/>
    <w:rsid w:val="00C64635"/>
    <w:rsid w:val="00C64AF8"/>
    <w:rsid w:val="00C76FD1"/>
    <w:rsid w:val="00C80779"/>
    <w:rsid w:val="00C85439"/>
    <w:rsid w:val="00CA1438"/>
    <w:rsid w:val="00CA5AD4"/>
    <w:rsid w:val="00CC5670"/>
    <w:rsid w:val="00CE1358"/>
    <w:rsid w:val="00CE1AFF"/>
    <w:rsid w:val="00CE24A6"/>
    <w:rsid w:val="00CF78EA"/>
    <w:rsid w:val="00D17BA3"/>
    <w:rsid w:val="00D3201F"/>
    <w:rsid w:val="00D44744"/>
    <w:rsid w:val="00D52E21"/>
    <w:rsid w:val="00D546A1"/>
    <w:rsid w:val="00D55B93"/>
    <w:rsid w:val="00D57170"/>
    <w:rsid w:val="00D613E7"/>
    <w:rsid w:val="00D61770"/>
    <w:rsid w:val="00D6228C"/>
    <w:rsid w:val="00D740EF"/>
    <w:rsid w:val="00D76F5B"/>
    <w:rsid w:val="00D96C34"/>
    <w:rsid w:val="00DA2B57"/>
    <w:rsid w:val="00DB34D2"/>
    <w:rsid w:val="00DB7526"/>
    <w:rsid w:val="00DE021E"/>
    <w:rsid w:val="00DE094B"/>
    <w:rsid w:val="00DE0B91"/>
    <w:rsid w:val="00DF246E"/>
    <w:rsid w:val="00DF77EB"/>
    <w:rsid w:val="00E06AC5"/>
    <w:rsid w:val="00E2276C"/>
    <w:rsid w:val="00E31D99"/>
    <w:rsid w:val="00E52273"/>
    <w:rsid w:val="00E55B37"/>
    <w:rsid w:val="00E6440C"/>
    <w:rsid w:val="00E7416C"/>
    <w:rsid w:val="00E74408"/>
    <w:rsid w:val="00E75267"/>
    <w:rsid w:val="00E84735"/>
    <w:rsid w:val="00E855E6"/>
    <w:rsid w:val="00E90BDF"/>
    <w:rsid w:val="00EA0A05"/>
    <w:rsid w:val="00EA3094"/>
    <w:rsid w:val="00EB203E"/>
    <w:rsid w:val="00EB4EE7"/>
    <w:rsid w:val="00ED1FA3"/>
    <w:rsid w:val="00ED5701"/>
    <w:rsid w:val="00ED7EC5"/>
    <w:rsid w:val="00EE407D"/>
    <w:rsid w:val="00EE4938"/>
    <w:rsid w:val="00EF2B53"/>
    <w:rsid w:val="00EF6A96"/>
    <w:rsid w:val="00F0698D"/>
    <w:rsid w:val="00F149AF"/>
    <w:rsid w:val="00F25202"/>
    <w:rsid w:val="00F30EAE"/>
    <w:rsid w:val="00F369AD"/>
    <w:rsid w:val="00F44B77"/>
    <w:rsid w:val="00F532E9"/>
    <w:rsid w:val="00F535F5"/>
    <w:rsid w:val="00F62390"/>
    <w:rsid w:val="00F63124"/>
    <w:rsid w:val="00F64653"/>
    <w:rsid w:val="00F8076A"/>
    <w:rsid w:val="00FA05F3"/>
    <w:rsid w:val="00FA247A"/>
    <w:rsid w:val="00FA2FA3"/>
    <w:rsid w:val="00FA528A"/>
    <w:rsid w:val="00FB4DBD"/>
    <w:rsid w:val="00FD6194"/>
    <w:rsid w:val="00FD716B"/>
    <w:rsid w:val="00FF7B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6FB4450"/>
  <w15:docId w15:val="{33D39739-C621-459D-905B-54426957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40B"/>
  </w:style>
  <w:style w:type="paragraph" w:styleId="1">
    <w:name w:val="heading 1"/>
    <w:basedOn w:val="a"/>
    <w:next w:val="a"/>
    <w:link w:val="10"/>
    <w:uiPriority w:val="9"/>
    <w:qFormat/>
    <w:rsid w:val="00925968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25968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5968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7">
    <w:name w:val="heading 7"/>
    <w:basedOn w:val="a"/>
    <w:next w:val="a"/>
    <w:link w:val="70"/>
    <w:qFormat/>
    <w:rsid w:val="00216AB0"/>
    <w:p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6A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16AB0"/>
  </w:style>
  <w:style w:type="paragraph" w:styleId="a5">
    <w:name w:val="footer"/>
    <w:basedOn w:val="a"/>
    <w:link w:val="a6"/>
    <w:uiPriority w:val="99"/>
    <w:unhideWhenUsed/>
    <w:rsid w:val="00216A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16AB0"/>
  </w:style>
  <w:style w:type="character" w:customStyle="1" w:styleId="70">
    <w:name w:val="Заголовок 7 Знак"/>
    <w:basedOn w:val="a0"/>
    <w:link w:val="7"/>
    <w:rsid w:val="00216AB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2596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259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25968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a7">
    <w:name w:val="Balloon Text"/>
    <w:basedOn w:val="a"/>
    <w:link w:val="a8"/>
    <w:uiPriority w:val="99"/>
    <w:semiHidden/>
    <w:unhideWhenUsed/>
    <w:rsid w:val="00925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25968"/>
    <w:rPr>
      <w:rFonts w:ascii="Tahoma" w:hAnsi="Tahoma" w:cs="Tahoma"/>
      <w:sz w:val="16"/>
      <w:szCs w:val="16"/>
    </w:rPr>
  </w:style>
  <w:style w:type="paragraph" w:styleId="a9">
    <w:name w:val="List Paragraph"/>
    <w:aliases w:val="Содержание. 2 уровень"/>
    <w:basedOn w:val="a"/>
    <w:link w:val="aa"/>
    <w:uiPriority w:val="34"/>
    <w:qFormat/>
    <w:rsid w:val="00925968"/>
    <w:pPr>
      <w:spacing w:after="200" w:line="276" w:lineRule="auto"/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925968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c">
    <w:name w:val="Placeholder Text"/>
    <w:basedOn w:val="a0"/>
    <w:uiPriority w:val="99"/>
    <w:semiHidden/>
    <w:rsid w:val="00925968"/>
    <w:rPr>
      <w:color w:val="808080"/>
    </w:rPr>
  </w:style>
  <w:style w:type="table" w:styleId="ad">
    <w:name w:val="Table Grid"/>
    <w:basedOn w:val="a1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sid w:val="00925968"/>
    <w:rPr>
      <w:color w:val="0563C1" w:themeColor="hyperlink"/>
      <w:u w:val="single"/>
    </w:rPr>
  </w:style>
  <w:style w:type="paragraph" w:styleId="af">
    <w:name w:val="Normal (Web)"/>
    <w:basedOn w:val="a"/>
    <w:uiPriority w:val="99"/>
    <w:unhideWhenUsed/>
    <w:qFormat/>
    <w:rsid w:val="00925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0">
    <w:name w:val="Стиль10"/>
    <w:basedOn w:val="a"/>
    <w:link w:val="101"/>
    <w:rsid w:val="00925968"/>
    <w:pPr>
      <w:spacing w:after="0" w:line="360" w:lineRule="auto"/>
      <w:ind w:left="284" w:right="170"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1">
    <w:name w:val="Стиль10 Знак"/>
    <w:basedOn w:val="a0"/>
    <w:link w:val="100"/>
    <w:rsid w:val="00925968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222">
    <w:name w:val="2.2.2"/>
    <w:basedOn w:val="a"/>
    <w:link w:val="2220"/>
    <w:qFormat/>
    <w:rsid w:val="00925968"/>
    <w:pPr>
      <w:spacing w:after="560" w:line="240" w:lineRule="auto"/>
      <w:ind w:left="992" w:right="17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220">
    <w:name w:val="2.2.2 Знак"/>
    <w:basedOn w:val="a0"/>
    <w:link w:val="222"/>
    <w:rsid w:val="0092596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Абзац списка Знак"/>
    <w:aliases w:val="Содержание. 2 уровень Знак"/>
    <w:link w:val="a9"/>
    <w:uiPriority w:val="34"/>
    <w:qFormat/>
    <w:locked/>
    <w:rsid w:val="00925968"/>
  </w:style>
  <w:style w:type="character" w:styleId="af0">
    <w:name w:val="Strong"/>
    <w:basedOn w:val="a0"/>
    <w:uiPriority w:val="22"/>
    <w:qFormat/>
    <w:rsid w:val="00925968"/>
    <w:rPr>
      <w:b/>
      <w:bCs/>
    </w:rPr>
  </w:style>
  <w:style w:type="character" w:customStyle="1" w:styleId="-">
    <w:name w:val="Интернет-ссылка"/>
    <w:basedOn w:val="a0"/>
    <w:uiPriority w:val="99"/>
    <w:unhideWhenUsed/>
    <w:rsid w:val="00925968"/>
    <w:rPr>
      <w:color w:val="0000FF"/>
      <w:u w:val="single"/>
    </w:rPr>
  </w:style>
  <w:style w:type="paragraph" w:customStyle="1" w:styleId="LTGliederung1">
    <w:name w:val="Заголовок и объект~LT~Gliederung 1"/>
    <w:qFormat/>
    <w:rsid w:val="00925968"/>
    <w:pPr>
      <w:spacing w:before="283" w:after="0" w:line="200" w:lineRule="atLeast"/>
    </w:pPr>
    <w:rPr>
      <w:rFonts w:ascii="Arial" w:eastAsia="Tahoma" w:hAnsi="Arial" w:cs="Liberation Sans"/>
      <w:color w:val="000000"/>
      <w:kern w:val="2"/>
      <w:sz w:val="64"/>
      <w:szCs w:val="24"/>
    </w:rPr>
  </w:style>
  <w:style w:type="numbering" w:customStyle="1" w:styleId="12">
    <w:name w:val="Нет списка1"/>
    <w:next w:val="a2"/>
    <w:uiPriority w:val="99"/>
    <w:semiHidden/>
    <w:unhideWhenUsed/>
    <w:rsid w:val="00925968"/>
  </w:style>
  <w:style w:type="table" w:customStyle="1" w:styleId="6">
    <w:name w:val="Сетка таблицы6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етка таблицы3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1"/>
    <w:basedOn w:val="a1"/>
    <w:next w:val="ad"/>
    <w:uiPriority w:val="3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1"/>
    <w:basedOn w:val="a1"/>
    <w:next w:val="ad"/>
    <w:uiPriority w:val="3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259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character" w:styleId="af1">
    <w:name w:val="line number"/>
    <w:basedOn w:val="a0"/>
    <w:uiPriority w:val="99"/>
    <w:semiHidden/>
    <w:unhideWhenUsed/>
    <w:rsid w:val="00925968"/>
  </w:style>
  <w:style w:type="character" w:customStyle="1" w:styleId="22">
    <w:name w:val="Неразрешенное упоминание2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character" w:customStyle="1" w:styleId="32">
    <w:name w:val="Неразрешенное упоминание3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paragraph" w:styleId="af2">
    <w:name w:val="TOC Heading"/>
    <w:basedOn w:val="1"/>
    <w:next w:val="a"/>
    <w:uiPriority w:val="39"/>
    <w:unhideWhenUsed/>
    <w:qFormat/>
    <w:rsid w:val="00E74408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E7440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7440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355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756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32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52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879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5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DA9E85-171E-4539-ABCC-06C257426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30</Pages>
  <Words>2945</Words>
  <Characters>16793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Вильгаук Анастасия Андреевна</cp:lastModifiedBy>
  <cp:revision>8</cp:revision>
  <cp:lastPrinted>2020-06-03T17:26:00Z</cp:lastPrinted>
  <dcterms:created xsi:type="dcterms:W3CDTF">2023-05-01T17:40:00Z</dcterms:created>
  <dcterms:modified xsi:type="dcterms:W3CDTF">2023-05-06T04:17:00Z</dcterms:modified>
</cp:coreProperties>
</file>